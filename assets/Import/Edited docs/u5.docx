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B03D90" w:rsidRDefault="00FA6B6C" w14:paraId="083A85C3" w14:textId="5CC81426">
      <w:pPr>
        <w:pStyle w:val="Heading1"/>
      </w:pPr>
      <w:bookmarkStart w:name="building-a-network-of-people" w:id="0"/>
      <w:r w:rsidR="00FA6B6C">
        <w:rPr/>
        <w:t xml:space="preserve">Unit </w:t>
      </w:r>
      <w:r w:rsidR="00B03D90">
        <w:rPr/>
        <w:t>5</w:t>
      </w:r>
      <w:r w:rsidR="00FA6B6C">
        <w:rPr/>
        <w:t>:</w:t>
      </w:r>
      <w:r w:rsidR="00B03D90">
        <w:rPr/>
        <w:t xml:space="preserve"> Building a Network of People</w:t>
      </w:r>
    </w:p>
    <w:p w:rsidR="00B03D90" w:rsidRDefault="00B03D90" w14:paraId="083A85C4" w14:textId="77777777">
      <w:pPr>
        <w:pStyle w:val="Heading2"/>
      </w:pPr>
      <w:bookmarkStart w:name="overview-4" w:id="4"/>
      <w:r>
        <w:t>Overview</w:t>
      </w:r>
    </w:p>
    <w:p w:rsidR="00B03D90" w:rsidRDefault="00B03D90" w14:paraId="083A85C5" w14:textId="7FBA83B0">
      <w:pPr>
        <w:pStyle w:val="FirstParagraph"/>
      </w:pPr>
      <w:r w:rsidR="00B03D90">
        <w:rPr/>
        <w:t>In Unit 5 we engage in academic learning as a digital citizen of the internet. In this unit you will continue to develop a positive digital online identity in support of learning</w:t>
      </w:r>
      <w:r w:rsidR="00B92E5B">
        <w:rPr/>
        <w:t>,</w:t>
      </w:r>
      <w:r w:rsidR="00B03D90">
        <w:rPr/>
        <w:t xml:space="preserve"> while adhering to best practices for privacy, security</w:t>
      </w:r>
      <w:r w:rsidR="00B92E5B">
        <w:rPr/>
        <w:t>,</w:t>
      </w:r>
      <w:r w:rsidR="00B03D90">
        <w:rPr/>
        <w:t xml:space="preserve"> and interpersonal communications. We will discuss digital citizenship and how that relates to our personal and professional online identit</w:t>
      </w:r>
      <w:r w:rsidR="00B92E5B">
        <w:rPr/>
        <w:t>ies</w:t>
      </w:r>
      <w:r w:rsidR="00B03D90">
        <w:rPr/>
        <w:t xml:space="preserve">. </w:t>
      </w:r>
      <w:r w:rsidR="00B03D90">
        <w:rPr/>
        <w:t>You’ll</w:t>
      </w:r>
      <w:r w:rsidR="00B03D90">
        <w:rPr/>
        <w:t xml:space="preserve"> have the opportunity to evaluate your social networks and join new online communities, including the TWU Online community. We hope you will take advantage of the </w:t>
      </w:r>
      <w:r w:rsidR="00B92E5B">
        <w:rPr/>
        <w:t>opportunities</w:t>
      </w:r>
      <w:r w:rsidR="00B03D90">
        <w:rPr/>
        <w:t xml:space="preserve"> to connect, build your personal and professional learning networks, and share your knowledge.</w:t>
      </w:r>
    </w:p>
    <w:p w:rsidR="00B03D90" w:rsidRDefault="00B03D90" w14:paraId="083A85C6" w14:textId="77777777">
      <w:pPr>
        <w:pStyle w:val="Heading3"/>
      </w:pPr>
      <w:bookmarkStart w:name="topics-4" w:id="11"/>
      <w:r>
        <w:t>Topics</w:t>
      </w:r>
    </w:p>
    <w:p w:rsidR="00B03D90" w:rsidRDefault="00B03D90" w14:paraId="083A85C7" w14:textId="77777777">
      <w:pPr>
        <w:pStyle w:val="FirstParagraph"/>
      </w:pPr>
      <w:r>
        <w:t>This unit is divided into the following topics:</w:t>
      </w:r>
    </w:p>
    <w:p w:rsidR="00B03D90" w:rsidP="00B03D90" w:rsidRDefault="00B03D90" w14:paraId="083A85C8" w14:textId="0AE67917">
      <w:pPr>
        <w:pStyle w:val="Compact"/>
        <w:numPr>
          <w:ilvl w:val="0"/>
          <w:numId w:val="1"/>
        </w:numPr>
        <w:rPr/>
      </w:pPr>
      <w:r w:rsidR="00B03D90">
        <w:rPr/>
        <w:t xml:space="preserve">Digital </w:t>
      </w:r>
      <w:r w:rsidR="00B92E5B">
        <w:rPr/>
        <w:t>c</w:t>
      </w:r>
      <w:r w:rsidR="00B03D90">
        <w:rPr/>
        <w:t>itizenship</w:t>
      </w:r>
    </w:p>
    <w:p w:rsidR="00B03D90" w:rsidP="00B03D90" w:rsidRDefault="00B03D90" w14:paraId="083A85C9" w14:textId="405FEEAE">
      <w:pPr>
        <w:pStyle w:val="Compact"/>
        <w:numPr>
          <w:ilvl w:val="0"/>
          <w:numId w:val="1"/>
        </w:numPr>
        <w:rPr/>
      </w:pPr>
      <w:r w:rsidR="00B03D90">
        <w:rPr/>
        <w:t xml:space="preserve">Online </w:t>
      </w:r>
      <w:r w:rsidR="00B92E5B">
        <w:rPr/>
        <w:t>c</w:t>
      </w:r>
      <w:r w:rsidR="00B03D90">
        <w:rPr/>
        <w:t>ommunities</w:t>
      </w:r>
    </w:p>
    <w:p w:rsidR="00B03D90" w:rsidP="00B03D90" w:rsidRDefault="00B03D90" w14:paraId="083A85CA" w14:textId="156C03C1">
      <w:pPr>
        <w:pStyle w:val="Compact"/>
        <w:numPr>
          <w:ilvl w:val="0"/>
          <w:numId w:val="1"/>
        </w:numPr>
        <w:rPr/>
      </w:pPr>
      <w:r w:rsidR="00B03D90">
        <w:rPr/>
        <w:t xml:space="preserve">Connecting and </w:t>
      </w:r>
      <w:r w:rsidR="00B92E5B">
        <w:rPr/>
        <w:t>l</w:t>
      </w:r>
      <w:r w:rsidR="00B03D90">
        <w:rPr/>
        <w:t xml:space="preserve">earning through </w:t>
      </w:r>
      <w:r w:rsidR="00B92E5B">
        <w:rPr/>
        <w:t>s</w:t>
      </w:r>
      <w:r w:rsidR="00B03D90">
        <w:rPr/>
        <w:t xml:space="preserve">ocial </w:t>
      </w:r>
      <w:r w:rsidR="00B92E5B">
        <w:rPr/>
        <w:t>m</w:t>
      </w:r>
      <w:r w:rsidR="00B03D90">
        <w:rPr/>
        <w:t>edia</w:t>
      </w:r>
    </w:p>
    <w:p w:rsidR="00B03D90" w:rsidP="00B03D90" w:rsidRDefault="00B03D90" w14:paraId="083A85CB" w14:textId="4B5973A0">
      <w:pPr>
        <w:pStyle w:val="Compact"/>
        <w:numPr>
          <w:ilvl w:val="0"/>
          <w:numId w:val="1"/>
        </w:numPr>
        <w:rPr/>
      </w:pPr>
      <w:r w:rsidR="00B03D90">
        <w:rPr/>
        <w:t xml:space="preserve">Joining the TWU </w:t>
      </w:r>
      <w:r w:rsidR="00B92E5B">
        <w:rPr/>
        <w:t>c</w:t>
      </w:r>
      <w:r w:rsidR="00B03D90">
        <w:rPr/>
        <w:t>ommunity</w:t>
      </w:r>
    </w:p>
    <w:p w:rsidR="00B03D90" w:rsidRDefault="00B03D90" w14:paraId="083A85CC" w14:textId="77777777">
      <w:pPr>
        <w:pStyle w:val="Heading3"/>
      </w:pPr>
      <w:bookmarkStart w:name="learning-outcomes-4" w:id="24"/>
      <w:bookmarkEnd w:id="11"/>
      <w:r>
        <w:t>Learning Outcomes</w:t>
      </w:r>
    </w:p>
    <w:p w:rsidR="00B03D90" w:rsidRDefault="00B03D90" w14:paraId="083A85CD" w14:textId="4D965E7A">
      <w:pPr>
        <w:pStyle w:val="FirstParagraph"/>
      </w:pPr>
      <w:r w:rsidR="00B03D90">
        <w:rPr/>
        <w:t>When you have completed this unit</w:t>
      </w:r>
      <w:r w:rsidR="00B03D90">
        <w:rPr/>
        <w:t xml:space="preserve"> you </w:t>
      </w:r>
      <w:r w:rsidR="00FA6B6C">
        <w:rPr/>
        <w:t xml:space="preserve">will </w:t>
      </w:r>
      <w:r w:rsidR="00B03D90">
        <w:rPr/>
        <w:t>be able to:</w:t>
      </w:r>
    </w:p>
    <w:p w:rsidR="00B03D90" w:rsidP="00B03D90" w:rsidRDefault="00B03D90" w14:paraId="083A85CE" w14:textId="76F422F8">
      <w:pPr>
        <w:pStyle w:val="Compact"/>
        <w:numPr>
          <w:ilvl w:val="0"/>
          <w:numId w:val="2"/>
        </w:numPr>
        <w:rPr/>
      </w:pPr>
      <w:r w:rsidR="00B03D90">
        <w:rPr/>
        <w:t>Discuss the dimensions of digital citizenship for work and learning in the 21st century and how these differ from the off</w:t>
      </w:r>
      <w:r w:rsidR="00B03D90">
        <w:rPr/>
        <w:t>line environment</w:t>
      </w:r>
    </w:p>
    <w:p w:rsidR="00B03D90" w:rsidP="00B03D90" w:rsidRDefault="00B03D90" w14:paraId="083A85CF" w14:textId="77777777">
      <w:pPr>
        <w:pStyle w:val="Compact"/>
        <w:numPr>
          <w:ilvl w:val="0"/>
          <w:numId w:val="2"/>
        </w:numPr>
      </w:pPr>
      <w:r>
        <w:t>Outline the rights and responsibilities of a digital citizen</w:t>
      </w:r>
    </w:p>
    <w:p w:rsidR="00B03D90" w:rsidP="00B03D90" w:rsidRDefault="00B03D90" w14:paraId="083A85D0" w14:textId="77777777">
      <w:pPr>
        <w:pStyle w:val="Compact"/>
        <w:numPr>
          <w:ilvl w:val="0"/>
          <w:numId w:val="2"/>
        </w:numPr>
      </w:pPr>
      <w:r>
        <w:t>Explore professional online identity and networking in the field of your choice</w:t>
      </w:r>
    </w:p>
    <w:p w:rsidR="00B03D90" w:rsidP="00B03D90" w:rsidRDefault="00B03D90" w14:paraId="083A85D1" w14:textId="77777777">
      <w:pPr>
        <w:pStyle w:val="Compact"/>
        <w:numPr>
          <w:ilvl w:val="0"/>
          <w:numId w:val="2"/>
        </w:numPr>
      </w:pPr>
      <w:r>
        <w:t>Reflect on the balance between public and private in a digital world</w:t>
      </w:r>
    </w:p>
    <w:p w:rsidR="00B03D90" w:rsidP="00B03D90" w:rsidRDefault="00B03D90" w14:paraId="083A85D2" w14:textId="22E91027" w14:noSpellErr="1">
      <w:pPr>
        <w:pStyle w:val="Compact"/>
        <w:numPr>
          <w:ilvl w:val="0"/>
          <w:numId w:val="2"/>
        </w:numPr>
        <w:rPr/>
      </w:pPr>
      <w:r w:rsidR="00B03D90">
        <w:rPr/>
        <w:t>Evaluate a range of social media, technologies</w:t>
      </w:r>
      <w:r w:rsidR="00AF529D">
        <w:rPr/>
        <w:t>,</w:t>
      </w:r>
      <w:r w:rsidR="00B03D90">
        <w:rPr/>
        <w:t xml:space="preserve"> and communities </w:t>
      </w:r>
      <w:r w:rsidR="00B03D90">
        <w:rPr/>
        <w:t>appropriate for</w:t>
      </w:r>
      <w:r w:rsidR="00B03D90">
        <w:rPr/>
        <w:t xml:space="preserve"> supporting learning</w:t>
      </w:r>
    </w:p>
    <w:p w:rsidR="00B03D90" w:rsidP="00B03D90" w:rsidRDefault="00B03D90" w14:paraId="083A85D3" w14:textId="77777777">
      <w:pPr>
        <w:pStyle w:val="Compact"/>
        <w:numPr>
          <w:ilvl w:val="0"/>
          <w:numId w:val="2"/>
        </w:numPr>
      </w:pPr>
      <w:r>
        <w:t>Develop online learning networks to discover and share knowledge, collaborate with others, and become engaged digital global citizens</w:t>
      </w:r>
    </w:p>
    <w:p w:rsidR="00B03D90" w:rsidP="00B03D90" w:rsidRDefault="00B03D90" w14:paraId="083A85D4" w14:textId="77777777">
      <w:pPr>
        <w:pStyle w:val="Compact"/>
        <w:numPr>
          <w:ilvl w:val="0"/>
          <w:numId w:val="2"/>
        </w:numPr>
      </w:pPr>
      <w:r>
        <w:t>Consider how you might connect, thrive, and serve in the TWU learning community</w:t>
      </w:r>
    </w:p>
    <w:p w:rsidR="00B03D90" w:rsidRDefault="00B03D90" w14:paraId="083A85D5" w14:textId="77777777">
      <w:pPr>
        <w:pStyle w:val="Heading3"/>
      </w:pPr>
      <w:bookmarkStart w:name="activity-checklist-4" w:id="30"/>
      <w:bookmarkEnd w:id="24"/>
      <w:r>
        <w:t>Activity Checklist</w:t>
      </w:r>
    </w:p>
    <w:p w:rsidR="00B03D90" w:rsidRDefault="00B03D90" w14:paraId="083A85D6" w14:textId="77777777" w14:noSpellErr="1">
      <w:pPr>
        <w:pStyle w:val="FirstParagraph"/>
      </w:pPr>
      <w:r w:rsidR="00B03D90">
        <w:rPr/>
        <w:t xml:space="preserve">Here is a checklist of learning activities you will </w:t>
      </w:r>
      <w:r w:rsidR="00B03D90">
        <w:rPr/>
        <w:t>benefit</w:t>
      </w:r>
      <w:r w:rsidR="00B03D90">
        <w:rPr/>
        <w:t xml:space="preserve"> from in completing this unit. You may find it useful for planning your work.</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973C2A7" w14:paraId="083A85E1"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5D7" w14:textId="77777777">
            <w:pPr>
              <w:pStyle w:val="BodyText"/>
              <w:spacing w:before="16" w:after="64"/>
            </w:pPr>
          </w:p>
          <w:p w:rsidR="00B03D90" w:rsidRDefault="00B03D90" w14:paraId="083A85D8" w14:textId="77777777">
            <w:pPr>
              <w:pStyle w:val="BodyText"/>
              <w:spacing w:before="16"/>
            </w:pPr>
            <w:r>
              <w:rPr>
                <w:b/>
                <w:bCs/>
              </w:rPr>
              <w:t>Learning Activities</w:t>
            </w:r>
          </w:p>
          <w:p w:rsidR="00B03D90" w:rsidP="00DC5357" w:rsidRDefault="00A60804" w14:paraId="083A85D9" w14:textId="0CEBAAFF">
            <w:pPr>
              <w:pStyle w:val="Compact"/>
              <w:numPr>
                <w:ilvl w:val="0"/>
                <w:numId w:val="2"/>
              </w:numPr>
              <w:rPr/>
            </w:pPr>
            <w:r w:rsidR="00A60804">
              <w:rPr/>
              <w:t xml:space="preserve">Read </w:t>
            </w:r>
            <w:r>
              <w:fldChar w:fldCharType="begin"/>
            </w:r>
            <w:r w:rsidRPr="0973C2A7">
              <w:rPr>
                <w:i w:val="1"/>
                <w:iCs w:val="1"/>
              </w:rPr>
              <w:instrText xml:space="preserve">HYPERLINK "https://en.wikipedia.org/wiki/Global_citizenship_education" \h</w:instrText>
            </w:r>
            <w:r>
              <w:fldChar w:fldCharType="separate"/>
            </w:r>
            <w:r w:rsidRPr="0973C2A7" w:rsidR="00A60804">
              <w:rPr>
                <w:rStyle w:val="Hyperlink"/>
                <w:i w:val="1"/>
                <w:iCs w:val="1"/>
              </w:rPr>
              <w:t>Global Citizenship Education</w:t>
            </w:r>
            <w:r w:rsidRPr="0973C2A7">
              <w:rPr>
                <w:rStyle w:val="Hyperlink"/>
                <w:i w:val="1"/>
                <w:iCs w:val="1"/>
              </w:rPr>
              <w:fldChar w:fldCharType="end"/>
            </w:r>
            <w:r w:rsidR="00A60804">
              <w:rPr/>
              <w:t xml:space="preserve"> </w:t>
            </w:r>
            <w:r>
              <w:fldChar w:fldCharType="begin"/>
            </w:r>
            <w:r>
              <w:instrText xml:space="preserve"> ADDIN ZOTERO_ITEM CSL_CITATION {"citationID":"P1jsw6aR","properties":{"formattedCitation":"(2024)","plainCitation":"(2024)","noteIndex":0},"citationItems":[{"id":277,"uris":["http://zotero.org/users/14693029/items/E24BI92H"],"itemData":{"id":277,"type":"entry-encyclopedia","abstract":"Global citizenship education (GCED) is a form of civic learning that involves students' active participation in projects that address global issues of a social, political, economic, or environmental nature. The two main elements of GCE are 'global consciousness';  the moral or ethical aspect of global issues, and 'global competencies', or skills meant to enable learners to participate in changing and developing the world. The promotion of GCE was a response by governments and NGOs to the emergence of supranational institution, regional economic blocs, and the development of information and communications technologies. These have all resulted in the emergence of a more globally oriented and collaborative approach to education. GCE addresses themes such as peace and human rights, intercultural understanding, citizenship education, respect for diversity and tolerance, and inclusiveness.\nGCE provides the overall lens which views the role of education in the promotion of the rule of law (RoL). It draws upon experience from other education processes, including human rights education, peace education, education for sustainable development, education for international and intercultural understanding. GCE aims to empower learners to engage and assume active roles, both locally and globally, as proactive contributors to a more just, peaceful, tolerant, inclusive, secure and sustainable world. GCE aspires to be a transformative experience, to give learners the opportunities and competencies to realize their rights and obligations to promote a better world and future. GCE is built on a lifelong learning perspective. It is not only for children and youth but also for adults. It can be delivered in formal, non-formal and informal settings. For this reason, GCE is part and parcel of the Sustainable Development Goal 4 on Education (SDG4, Target 4.7). GCE is also a component of the single indicator for Target 12.8 in Sustainable Development Goal 12 for \"responsible consumption and production\".","container-title":"Wikipedia","language":"en","license":"Creative Commons Attribution-ShareAlike License","note":"Page Version ID: 1223381536","source":"Wikipedia","title":"Global citizenship education","URL":"https://en.wikipedia.org/w/index.php?title=Global_citizenship_education&amp;oldid=1223381536","accessed":{"date-parts":[["2024",8,4]]},"issued":{"date-parts":[["2024",5,11]]}},"label":"page","suppress-author":true}],"schema":"https://github.com/citation-style-language/schema/raw/master/csl-citation.json"} </w:instrText>
            </w:r>
            <w:r>
              <w:fldChar w:fldCharType="separate"/>
            </w:r>
            <w:r w:rsidRPr="0973C2A7" w:rsidR="00A60804">
              <w:rPr>
                <w:rFonts w:ascii="Aptos" w:hAnsi="Aptos"/>
              </w:rPr>
              <w:t>(2024)</w:t>
            </w:r>
            <w:r>
              <w:fldChar w:fldCharType="end"/>
            </w:r>
            <w:r w:rsidR="00A60804">
              <w:rPr/>
              <w:t xml:space="preserve"> and </w:t>
            </w:r>
            <w:r>
              <w:fldChar w:fldCharType="begin"/>
            </w:r>
            <w:r w:rsidRPr="0973C2A7">
              <w:rPr>
                <w:i w:val="1"/>
                <w:iCs w:val="1"/>
              </w:rPr>
              <w:instrText xml:space="preserve">HYPERLINK "https://drkmattson.wordpress.com/2016/08/03/john-dewey-would-hate-your-digital-citizenship-curriculum/" \h</w:instrText>
            </w:r>
            <w:r>
              <w:fldChar w:fldCharType="separate"/>
            </w:r>
            <w:r w:rsidRPr="0973C2A7" w:rsidR="00A60804">
              <w:rPr>
                <w:rStyle w:val="Hyperlink"/>
                <w:i w:val="1"/>
                <w:iCs w:val="1"/>
              </w:rPr>
              <w:t>John Dewey Would Hate Your Digital Citizenship Curriculum</w:t>
            </w:r>
            <w:r w:rsidRPr="0973C2A7">
              <w:rPr>
                <w:rStyle w:val="Hyperlink"/>
                <w:i w:val="1"/>
                <w:iCs w:val="1"/>
              </w:rPr>
              <w:fldChar w:fldCharType="end"/>
            </w:r>
            <w:r w:rsidR="00A60804">
              <w:rPr/>
              <w:t xml:space="preserve"> </w:t>
            </w:r>
            <w:r>
              <w:fldChar w:fldCharType="begin"/>
            </w:r>
            <w:r>
              <w:instrText xml:space="preserve"> ADDIN ZOTERO_ITEM CSL_CITATION {"citationID":"5AWDUwsX","properties":{"formattedCitation":"(2016)","plainCitation":"(2016)","noteIndex":0},"citationItems":[{"id":279,"uris":["http://zotero.org/users/14693029/items/2ZGECLQX"],"itemData":{"id":279,"type":"webpage","container-title":"Dr. Kristen Mattson","title":"John Dewey would hate your digital citizenship curriculum","URL":"https://drkmattson.wordpress.com/2016/08/03/john-dewey-would-hate-your-digital-citizenship-curriculum/","author":[{"literal":"Dewey, John"}],"accessed":{"date-parts":[["2024",8,4]]},"issued":{"date-parts":[["2016",8,3]]}},"label":"page","suppress-author":true}],"schema":"https://github.com/citation-style-language/schema/raw/master/csl-citation.json"} </w:instrText>
            </w:r>
            <w:r>
              <w:fldChar w:fldCharType="separate"/>
            </w:r>
            <w:r w:rsidRPr="0973C2A7" w:rsidR="00A60804">
              <w:rPr>
                <w:rFonts w:ascii="Aptos" w:hAnsi="Aptos"/>
              </w:rPr>
              <w:t>(2016)</w:t>
            </w:r>
            <w:r>
              <w:fldChar w:fldCharType="end"/>
            </w:r>
            <w:r w:rsidR="00DC5357">
              <w:rPr/>
              <w:t xml:space="preserve"> and</w:t>
            </w:r>
            <w:r w:rsidR="00DC5357">
              <w:rPr/>
              <w:t xml:space="preserve"> w</w:t>
            </w:r>
            <w:r w:rsidR="00B03D90">
              <w:rPr/>
              <w:t>rite your personal definition of a digital citizen</w:t>
            </w:r>
            <w:r w:rsidR="00DF5376">
              <w:rPr/>
              <w:t>.</w:t>
            </w:r>
          </w:p>
          <w:p w:rsidR="00B03D90" w:rsidP="00B03D90" w:rsidRDefault="00B03D90" w14:paraId="083A85DA" w14:textId="0E958A9A">
            <w:pPr>
              <w:pStyle w:val="Compact"/>
              <w:numPr>
                <w:ilvl w:val="0"/>
                <w:numId w:val="2"/>
              </w:numPr>
              <w:rPr/>
            </w:pPr>
            <w:r w:rsidR="00B03D90">
              <w:rPr/>
              <w:t xml:space="preserve">Listen to the podcast </w:t>
            </w:r>
            <w:r w:rsidR="00B03D90">
              <w:rPr/>
              <w:t xml:space="preserve">on </w:t>
            </w:r>
            <w:r w:rsidRPr="0973C2A7" w:rsidR="00B03D90">
              <w:rPr>
                <w:i w:val="1"/>
                <w:iCs w:val="1"/>
              </w:rPr>
              <w:t xml:space="preserve">Digital </w:t>
            </w:r>
            <w:r w:rsidRPr="0973C2A7" w:rsidR="00AF529D">
              <w:rPr>
                <w:i w:val="1"/>
                <w:iCs w:val="1"/>
              </w:rPr>
              <w:t>C</w:t>
            </w:r>
            <w:r w:rsidRPr="0973C2A7" w:rsidR="00B03D90">
              <w:rPr>
                <w:i w:val="1"/>
                <w:iCs w:val="1"/>
              </w:rPr>
              <w:t>itizenship</w:t>
            </w:r>
            <w:r w:rsidR="004564E0">
              <w:rPr/>
              <w:t xml:space="preserve"> </w:t>
            </w:r>
            <w:r>
              <w:fldChar w:fldCharType="begin"/>
            </w:r>
            <w:r>
              <w:instrText xml:space="preserve"> ADDIN ZOTERO_ITEM CSL_CITATION {"citationID":"a2372upsh14","properties":{"formattedCitation":"(2016)","plainCitation":"(2016)","noteIndex":0},"citationItems":[{"id":1977,"uris":["http://zotero.org/users/14693029/items/MEYM72HL"],"itemData":{"id":1977,"type":"webpage","container-title":"Teaching in Higher Ed","title":"Digital citizenship [Audio Podcast]","URL":"https://teachinginhighered.com/podcast/digital-citizenship/","author":[{"family":"Stachowiak","given":"Bonnie"}],"issued":{"date-parts":[["2016",8,25]]}},"label":"page","suppress-author":true}],"schema":"https://github.com/citation-style-language/schema/raw/master/csl-citation.json"} </w:instrText>
            </w:r>
            <w:r>
              <w:fldChar w:fldCharType="separate"/>
            </w:r>
            <w:r w:rsidRPr="0973C2A7" w:rsidR="00C83DC3">
              <w:rPr>
                <w:rFonts w:ascii="Aptos" w:hAnsi="Aptos" w:cs="Times New Roman"/>
              </w:rPr>
              <w:t>(2016)</w:t>
            </w:r>
            <w:r>
              <w:fldChar w:fldCharType="end"/>
            </w:r>
            <w:r w:rsidR="00DF5376">
              <w:rPr/>
              <w:t>.</w:t>
            </w:r>
          </w:p>
          <w:p w:rsidR="00B03D90" w:rsidP="00B03D90" w:rsidRDefault="00B03D90" w14:paraId="083A85DB" w14:textId="42FAD365">
            <w:pPr>
              <w:pStyle w:val="Compact"/>
              <w:numPr>
                <w:ilvl w:val="0"/>
                <w:numId w:val="2"/>
              </w:numPr>
              <w:rPr/>
            </w:pPr>
            <w:r w:rsidR="00B03D90">
              <w:rPr/>
              <w:t xml:space="preserve">Read </w:t>
            </w:r>
            <w:r w:rsidRPr="0973C2A7" w:rsidR="00B03D90">
              <w:rPr>
                <w:i w:val="1"/>
                <w:iCs w:val="1"/>
              </w:rPr>
              <w:t xml:space="preserve">Nine </w:t>
            </w:r>
            <w:r w:rsidRPr="0973C2A7" w:rsidR="00A423A8">
              <w:rPr>
                <w:i w:val="1"/>
                <w:iCs w:val="1"/>
              </w:rPr>
              <w:t xml:space="preserve">Elements </w:t>
            </w:r>
            <w:r w:rsidRPr="0973C2A7" w:rsidR="00A423A8">
              <w:rPr>
                <w:i w:val="1"/>
                <w:iCs w:val="1"/>
              </w:rPr>
              <w:t>o</w:t>
            </w:r>
            <w:r w:rsidRPr="0973C2A7" w:rsidR="00A423A8">
              <w:rPr>
                <w:i w:val="1"/>
                <w:iCs w:val="1"/>
              </w:rPr>
              <w:t>f Digital Citizenship</w:t>
            </w:r>
            <w:r w:rsidR="00A423A8">
              <w:rPr/>
              <w:t xml:space="preserve"> </w:t>
            </w:r>
            <w:r>
              <w:fldChar w:fldCharType="begin"/>
            </w:r>
            <w:r>
              <w:instrText xml:space="preserve"> ADDIN ZOTERO_ITEM CSL_CITATION {"citationID":"llFDAFC3","properties":{"formattedCitation":"(2023)","plainCitation":"(2023)","noteIndex":0},"citationItems":[{"id":285,"uris":["http://zotero.org/users/14693029/items/2DWLMNZ8"],"itemData":{"id":285,"type":"webpage","language":"en","title":"Nine themes of digital citizenship","URL":"http://www.digitalcitizenship.net/nine-elements.html","author":[{"family":"Digital Citizenship","given":""}],"issued":{"date-parts":[["2023"]]}},"label":"page","suppress-author":true}],"schema":"https://github.com/citation-style-language/schema/raw/master/csl-citation.json"} </w:instrText>
            </w:r>
            <w:r>
              <w:fldChar w:fldCharType="separate"/>
            </w:r>
            <w:r w:rsidRPr="0973C2A7" w:rsidR="00CA1194">
              <w:rPr>
                <w:rFonts w:ascii="Aptos" w:hAnsi="Aptos"/>
              </w:rPr>
              <w:t>(2023)</w:t>
            </w:r>
            <w:r>
              <w:fldChar w:fldCharType="end"/>
            </w:r>
            <w:r w:rsidR="00B03D90">
              <w:rPr/>
              <w:t xml:space="preserve"> and apply </w:t>
            </w:r>
            <w:r w:rsidR="00B03D90">
              <w:rPr/>
              <w:t>elements</w:t>
            </w:r>
            <w:r w:rsidR="00B03D90">
              <w:rPr/>
              <w:t xml:space="preserve"> to your academic study</w:t>
            </w:r>
            <w:r w:rsidR="00DF5376">
              <w:rPr/>
              <w:t>.</w:t>
            </w:r>
          </w:p>
          <w:p w:rsidR="00B03D90" w:rsidP="00B03D90" w:rsidRDefault="00B03D90" w14:paraId="083A85DC" w14:textId="520CB310">
            <w:pPr>
              <w:pStyle w:val="Compact"/>
              <w:numPr>
                <w:ilvl w:val="0"/>
                <w:numId w:val="2"/>
              </w:numPr>
              <w:rPr/>
            </w:pPr>
            <w:r w:rsidR="00B03D90">
              <w:rPr/>
              <w:t xml:space="preserve">Explore resources on </w:t>
            </w:r>
            <w:r w:rsidR="00A423A8">
              <w:rPr/>
              <w:t xml:space="preserve">digital rights and responsibilities </w:t>
            </w:r>
            <w:r w:rsidR="00B03D90">
              <w:rPr/>
              <w:t>and join a discussion on an issue that interests you</w:t>
            </w:r>
            <w:r w:rsidR="00DF5376">
              <w:rPr/>
              <w:t>.</w:t>
            </w:r>
          </w:p>
          <w:p w:rsidR="00B03D90" w:rsidP="00B03D90" w:rsidRDefault="00B03D90" w14:paraId="083A85DD" w14:textId="14334950">
            <w:pPr>
              <w:pStyle w:val="Compact"/>
              <w:numPr>
                <w:ilvl w:val="0"/>
                <w:numId w:val="2"/>
              </w:numPr>
              <w:rPr/>
            </w:pPr>
            <w:r w:rsidR="00B03D90">
              <w:rPr/>
              <w:t>Explore resources on professional online identity and networking in the field of your choice and reflect on your findings</w:t>
            </w:r>
            <w:r w:rsidR="00DF5376">
              <w:rPr/>
              <w:t>.</w:t>
            </w:r>
          </w:p>
          <w:p w:rsidR="00B03D90" w:rsidP="00B03D90" w:rsidRDefault="00B03D90" w14:paraId="083A85DE" w14:textId="31497A17">
            <w:pPr>
              <w:pStyle w:val="Compact"/>
              <w:numPr>
                <w:ilvl w:val="0"/>
                <w:numId w:val="2"/>
              </w:numPr>
              <w:rPr/>
            </w:pPr>
            <w:r w:rsidR="00B03D90">
              <w:rPr/>
              <w:t>Update your professional online biography and the “About” page of your course blog</w:t>
            </w:r>
            <w:r w:rsidR="00DF5376">
              <w:rPr/>
              <w:t>.</w:t>
            </w:r>
          </w:p>
          <w:p w:rsidR="00B03D90" w:rsidP="00B03D90" w:rsidRDefault="00B03D90" w14:paraId="083A85DF" w14:textId="659B9C41">
            <w:pPr>
              <w:pStyle w:val="Compact"/>
              <w:numPr>
                <w:ilvl w:val="0"/>
                <w:numId w:val="2"/>
              </w:numPr>
              <w:rPr/>
            </w:pPr>
            <w:r w:rsidR="00B03D90">
              <w:rPr/>
              <w:t xml:space="preserve">Map your </w:t>
            </w:r>
            <w:r w:rsidR="00A423A8">
              <w:rPr/>
              <w:t>s</w:t>
            </w:r>
            <w:r w:rsidR="00B03D90">
              <w:rPr/>
              <w:t xml:space="preserve">ocial </w:t>
            </w:r>
            <w:r w:rsidR="00A423A8">
              <w:rPr/>
              <w:t>n</w:t>
            </w:r>
            <w:r w:rsidR="00B03D90">
              <w:rPr/>
              <w:t>etwork and consider the online communities you might join</w:t>
            </w:r>
            <w:r w:rsidR="00DF5376">
              <w:rPr/>
              <w:t>.</w:t>
            </w:r>
          </w:p>
          <w:p w:rsidRPr="00FA6B6C" w:rsidR="000B2C93" w:rsidP="000B2C93" w:rsidRDefault="000B2C93" w14:paraId="08530F19" w14:textId="77777777" w14:noSpellErr="1">
            <w:pPr>
              <w:pStyle w:val="BlockText"/>
              <w:rPr>
                <w:b w:val="1"/>
                <w:bCs w:val="1"/>
                <w:rPrChange w:author="" w16du:dateUtc="2024-08-20T14:28:00Z" w:id="88907787">
                  <w:rPr>
                    <w:i/>
                    <w:iCs/>
                  </w:rPr>
                </w:rPrChange>
              </w:rPr>
            </w:pPr>
            <w:r w:rsidRPr="0973C2A7" w:rsidR="000B2C93">
              <w:rPr>
                <w:b w:val="1"/>
                <w:bCs w:val="1"/>
              </w:rPr>
              <w:t>Notes:</w:t>
            </w:r>
          </w:p>
          <w:p w:rsidRPr="000B2C93" w:rsidR="000B2C93" w:rsidP="0973C2A7" w:rsidRDefault="000B2C93" w14:paraId="7576D73E" w14:textId="77777777" w14:noSpellErr="1">
            <w:pPr>
              <w:pStyle w:val="BlockText"/>
              <w:rPr>
                <w:i w:val="1"/>
                <w:iCs w:val="1"/>
              </w:rPr>
            </w:pPr>
            <w:r w:rsidRPr="0973C2A7" w:rsidR="000B2C93">
              <w:rPr>
                <w:i w:val="1"/>
                <w:iCs w:val="1"/>
              </w:rPr>
              <w:t>•</w:t>
            </w:r>
            <w:r>
              <w:tab/>
            </w:r>
            <w:r w:rsidRPr="0973C2A7" w:rsidR="000B2C93">
              <w:rPr>
                <w:i w:val="1"/>
                <w:iCs w:val="1"/>
              </w:rPr>
              <w:t>You will be directed to complete these activities as they come up in the unit.</w:t>
            </w:r>
          </w:p>
          <w:p w:rsidRPr="000B2C93" w:rsidR="000B2C93" w:rsidP="0973C2A7" w:rsidRDefault="000B2C93" w14:paraId="6B2C6952" w14:textId="77777777" w14:noSpellErr="1">
            <w:pPr>
              <w:pStyle w:val="BlockText"/>
              <w:rPr>
                <w:i w:val="1"/>
                <w:iCs w:val="1"/>
              </w:rPr>
            </w:pPr>
            <w:r w:rsidRPr="0973C2A7" w:rsidR="000B2C93">
              <w:rPr>
                <w:i w:val="1"/>
                <w:iCs w:val="1"/>
              </w:rPr>
              <w:t>•</w:t>
            </w:r>
            <w:r>
              <w:tab/>
            </w:r>
            <w:r w:rsidRPr="0973C2A7" w:rsidR="000B2C93">
              <w:rPr>
                <w:i w:val="1"/>
                <w:iCs w:val="1"/>
              </w:rPr>
              <w:t>The learning activities in this course are designed to prepare you for the graded assignments in this course. You are strongly encouraged to complete them.</w:t>
            </w:r>
          </w:p>
          <w:p w:rsidR="00B03D90" w:rsidP="0973C2A7" w:rsidRDefault="000B2C93" w14:paraId="083A85E0" w14:noSpellErr="1" w14:textId="6A4CA352">
            <w:pPr>
              <w:pStyle w:val="BlockText"/>
              <w:rPr>
                <w:i w:val="1"/>
                <w:iCs w:val="1"/>
              </w:rPr>
            </w:pPr>
          </w:p>
        </w:tc>
      </w:tr>
    </w:tbl>
    <w:p w:rsidR="00B03D90" w:rsidRDefault="00B03D90" w14:paraId="083A85E2" w14:textId="77777777">
      <w:pPr>
        <w:pStyle w:val="FirstParagraph"/>
      </w:pPr>
      <w:r>
        <w:t xml:space="preserve"> </w:t>
      </w:r>
    </w:p>
    <w:tbl>
      <w:tblPr>
        <w:tblStyle w:val="Table"/>
        <w:tblW w:w="0" w:type="auto"/>
        <w:tblInd w:w="164" w:type="dxa"/>
        <w:tblBorders>
          <w:left w:val="single" w:color="0758E5" w:sz="24" w:space="0"/>
        </w:tblBorders>
        <w:tblCellMar>
          <w:left w:w="0" w:type="dxa"/>
          <w:right w:w="0" w:type="dxa"/>
        </w:tblCellMar>
        <w:tblLook w:val="0000" w:firstRow="0" w:lastRow="0" w:firstColumn="0" w:lastColumn="0" w:noHBand="0" w:noVBand="0"/>
      </w:tblPr>
      <w:tblGrid>
        <w:gridCol w:w="8381"/>
      </w:tblGrid>
      <w:tr w:rsidR="00B03D90" w:rsidTr="000A886A" w14:paraId="083A85E6"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5E3" w14:textId="77777777">
            <w:pPr>
              <w:pStyle w:val="BodyText"/>
              <w:spacing w:before="16" w:after="64"/>
            </w:pPr>
          </w:p>
          <w:p w:rsidR="00B03D90" w:rsidRDefault="00B03D90" w14:paraId="083A85E4" w14:textId="77777777">
            <w:pPr>
              <w:pStyle w:val="BodyText"/>
              <w:spacing w:before="16"/>
            </w:pPr>
            <w:r>
              <w:rPr>
                <w:b/>
                <w:bCs/>
              </w:rPr>
              <w:t>Assessment</w:t>
            </w:r>
          </w:p>
          <w:p w:rsidR="00B03D90" w:rsidP="00B03D90" w:rsidRDefault="00B03D90" w14:paraId="083A85E5" w14:textId="7337C4FA">
            <w:pPr>
              <w:pStyle w:val="Compact"/>
              <w:numPr>
                <w:ilvl w:val="0"/>
                <w:numId w:val="2"/>
              </w:numPr>
              <w:rPr/>
            </w:pPr>
            <w:r w:rsidRPr="000A886A" w:rsidR="00B03D90">
              <w:rPr>
                <w:i w:val="1"/>
                <w:iCs w:val="1"/>
              </w:rPr>
              <w:t>See the Assessment section in Moodle for assignment details.</w:t>
            </w:r>
          </w:p>
        </w:tc>
      </w:tr>
    </w:tbl>
    <w:p w:rsidR="00B03D90" w:rsidRDefault="00B03D90" w14:paraId="083A85E7" w14:textId="77777777">
      <w:pPr>
        <w:pStyle w:val="Heading3"/>
      </w:pPr>
      <w:bookmarkStart w:name="resources-4" w:id="83"/>
      <w:bookmarkEnd w:id="30"/>
      <w:r>
        <w:t>Resources</w:t>
      </w:r>
    </w:p>
    <w:p w:rsidR="00B03D90" w:rsidP="00B03D90" w:rsidRDefault="00B03D90" w14:paraId="083A85E8" w14:textId="77777777">
      <w:pPr>
        <w:pStyle w:val="Compact"/>
        <w:numPr>
          <w:ilvl w:val="0"/>
          <w:numId w:val="2"/>
        </w:numPr>
      </w:pPr>
      <w:r>
        <w:t>All resources will be provided online in the unit.</w:t>
      </w:r>
    </w:p>
    <w:tbl>
      <w:tblPr>
        <w:tblStyle w:val="Table"/>
        <w:tblW w:w="0" w:type="auto"/>
        <w:tblInd w:w="164" w:type="dxa"/>
        <w:tblBorders>
          <w:left w:val="single" w:color="CC1914" w:sz="24" w:space="0"/>
        </w:tblBorders>
        <w:tblCellMar>
          <w:left w:w="0" w:type="dxa"/>
          <w:right w:w="0" w:type="dxa"/>
        </w:tblCellMar>
        <w:tblLook w:val="0000" w:firstRow="0" w:lastRow="0" w:firstColumn="0" w:lastColumn="0" w:noHBand="0" w:noVBand="0"/>
      </w:tblPr>
      <w:tblGrid>
        <w:gridCol w:w="9166"/>
      </w:tblGrid>
      <w:tr w:rsidR="00B03D90" w:rsidTr="0973C2A7" w14:paraId="083A85E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5E9" w14:textId="77777777">
            <w:pPr>
              <w:pStyle w:val="FirstParagraph"/>
              <w:spacing w:before="16" w:after="64"/>
            </w:pPr>
          </w:p>
          <w:p w:rsidR="00B03D90" w:rsidRDefault="00B03D90" w14:paraId="083A85EA" w14:textId="77777777">
            <w:pPr>
              <w:pStyle w:val="BodyText"/>
              <w:spacing w:before="16"/>
            </w:pPr>
            <w:r>
              <w:rPr>
                <w:b/>
                <w:bCs/>
                <w:i/>
                <w:iCs/>
              </w:rPr>
              <w:t>Resource Reminders</w:t>
            </w:r>
          </w:p>
          <w:p w:rsidR="00B03D90" w:rsidP="00B03D90" w:rsidRDefault="00B03D90" w14:paraId="083A85EB" w14:textId="6B19C592">
            <w:pPr>
              <w:pStyle w:val="Compact"/>
              <w:numPr>
                <w:ilvl w:val="0"/>
                <w:numId w:val="2"/>
              </w:numPr>
              <w:rPr/>
            </w:pPr>
            <w:r w:rsidR="00B03D90">
              <w:rPr/>
              <w:t>Remember to continuously add resources to your Zotero library that align with your learning goals</w:t>
            </w:r>
          </w:p>
          <w:p w:rsidR="00B03D90" w:rsidP="00B03D90" w:rsidRDefault="00B03D90" w14:paraId="083A85EC" w14:textId="4580C681" w14:noSpellErr="1">
            <w:pPr>
              <w:pStyle w:val="Compact"/>
              <w:numPr>
                <w:ilvl w:val="0"/>
                <w:numId w:val="2"/>
              </w:numPr>
              <w:rPr/>
            </w:pPr>
            <w:r w:rsidR="00B03D90">
              <w:rPr/>
              <w:t xml:space="preserve">Utilize your community—peers, coworkers, and online communities—as valuable resources! Stay engaged to seek </w:t>
            </w:r>
            <w:r w:rsidR="00B03D90">
              <w:rPr/>
              <w:t>assistance</w:t>
            </w:r>
            <w:r w:rsidR="00B03D90">
              <w:rPr/>
              <w:t xml:space="preserve"> and exchange helpful resources and insights.</w:t>
            </w:r>
          </w:p>
        </w:tc>
      </w:tr>
    </w:tbl>
    <w:p w:rsidR="00B03D90" w:rsidRDefault="00B03D90" w14:paraId="083A85EE" w14:textId="77777777">
      <w:pPr>
        <w:pStyle w:val="Heading2"/>
      </w:pPr>
      <w:bookmarkStart w:name="digital-citizenship" w:id="85"/>
      <w:bookmarkEnd w:id="4"/>
      <w:bookmarkEnd w:id="83"/>
      <w:r>
        <w:t>5.1 Digital Citizenship</w:t>
      </w:r>
    </w:p>
    <w:p w:rsidR="00B03D90" w:rsidRDefault="00B03D90" w14:paraId="083A85EF" w14:textId="63CD27C1" w14:noSpellErr="1">
      <w:pPr>
        <w:pStyle w:val="FirstParagraph"/>
      </w:pPr>
      <w:r w:rsidR="00B03D90">
        <w:rPr/>
        <w:t xml:space="preserve">Before </w:t>
      </w:r>
      <w:r w:rsidR="00B03D90">
        <w:rPr/>
        <w:t>attempting</w:t>
      </w:r>
      <w:r w:rsidR="00B03D90">
        <w:rPr/>
        <w:t xml:space="preserve"> to define </w:t>
      </w:r>
      <w:r w:rsidR="00B03D90">
        <w:rPr/>
        <w:t>digital citizenship</w:t>
      </w:r>
      <w:r w:rsidR="00B03D90">
        <w:rPr/>
        <w:t xml:space="preserve">, </w:t>
      </w:r>
      <w:r w:rsidR="00B03D90">
        <w:rPr/>
        <w:t>let’s</w:t>
      </w:r>
      <w:r w:rsidR="00B03D90">
        <w:rPr/>
        <w:t xml:space="preserve"> consider the concept of </w:t>
      </w:r>
      <w:r w:rsidR="00B03D90">
        <w:rPr/>
        <w:t>citizenship in its own right</w:t>
      </w:r>
      <w:r w:rsidR="00B03D90">
        <w:rPr/>
        <w:t>. In its simplest form, citizenship refers to the rights, privileges</w:t>
      </w:r>
      <w:r w:rsidR="00CB7A00">
        <w:rPr/>
        <w:t>,</w:t>
      </w:r>
      <w:r w:rsidR="00B03D90">
        <w:rPr/>
        <w:t xml:space="preserve"> and duties of being a national citizen. However, the concept of being a good citizen encompasses much more, particularly if you think about full engagement as a member of society.</w:t>
      </w:r>
    </w:p>
    <w:p w:rsidR="00B03D90" w:rsidRDefault="00B03D90" w14:paraId="083A85F0" w14:textId="3FF54B9D">
      <w:pPr>
        <w:pStyle w:val="BlockText"/>
      </w:pPr>
      <w:r w:rsidRPr="0973C2A7" w:rsidR="00B03D90">
        <w:rPr>
          <w:i w:val="1"/>
          <w:iCs w:val="1"/>
        </w:rPr>
        <w:t>Citizenship is a status that is bestowed on those who are full members of a community</w:t>
      </w:r>
      <w:r w:rsidRPr="0973C2A7" w:rsidR="002132D0">
        <w:rPr>
          <w:i w:val="1"/>
          <w:iCs w:val="1"/>
        </w:rPr>
        <w:t>.</w:t>
      </w:r>
      <w:r w:rsidRPr="0973C2A7" w:rsidR="00750D5D">
        <w:rPr>
          <w:i w:val="1"/>
          <w:iCs w:val="1"/>
        </w:rPr>
        <w:t xml:space="preserve"> </w:t>
      </w:r>
      <w:r w:rsidRPr="0973C2A7">
        <w:rPr>
          <w:i w:val="1"/>
          <w:iCs w:val="1"/>
        </w:rPr>
        <w:fldChar w:fldCharType="begin"/>
      </w:r>
      <w:r w:rsidRPr="0973C2A7">
        <w:rPr>
          <w:i w:val="1"/>
          <w:iCs w:val="1"/>
        </w:rPr>
        <w:instrText xml:space="preserve"> ADDIN ZOTERO_ITEM CSL_CITATION {"citationID":"llwkSeQH","properties":{"formattedCitation":"(Marshall, 1950)","plainCitation":"(Marshall, 1950)","noteIndex":0},"citationItems":[{"id":276,"uris":["http://zotero.org/users/14693029/items/D767ZEWN"],"itemData":{"id":276,"type":"book","publisher":"Cambridge University Press","title":"Citizenship and social class and other essays","author":[{"family":"Marshall","given":"T. H."}],"issued":{"date-parts":[["1950"]]}}}],"schema":"https://github.com/citation-style-language/schema/raw/master/csl-citation.json"} </w:instrText>
      </w:r>
      <w:r w:rsidRPr="0973C2A7">
        <w:rPr>
          <w:i w:val="1"/>
          <w:iCs w:val="1"/>
        </w:rPr>
        <w:fldChar w:fldCharType="separate"/>
      </w:r>
      <w:r w:rsidRPr="0973C2A7" w:rsidR="00C73C7F">
        <w:rPr>
          <w:rFonts w:ascii="Aptos" w:hAnsi="Aptos"/>
        </w:rPr>
        <w:t>(Marshall, 1950)</w:t>
      </w:r>
      <w:r w:rsidRPr="0973C2A7">
        <w:rPr>
          <w:i w:val="1"/>
          <w:iCs w:val="1"/>
        </w:rPr>
        <w:fldChar w:fldCharType="end"/>
      </w:r>
    </w:p>
    <w:p w:rsidR="00B03D90" w:rsidRDefault="00B03D90" w14:paraId="083A85F2" w14:textId="26666F6D">
      <w:pPr>
        <w:pStyle w:val="Heading3"/>
      </w:pPr>
      <w:bookmarkStart w:name="X74c735d605545d8ab9a139abf5856bab45194ed" w:id="97"/>
      <w:r w:rsidR="00B03D90">
        <w:rPr/>
        <w:t>5.1.1 Activity: Reflecting on Digital Citizenship</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973C2A7" w14:paraId="083A85F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5F3" w14:textId="77777777">
            <w:pPr>
              <w:pStyle w:val="FirstParagraph"/>
              <w:spacing w:before="16" w:after="64"/>
            </w:pPr>
          </w:p>
          <w:p w:rsidR="00F9509B" w:rsidRDefault="00B03D90" w14:paraId="75680E11" w14:textId="7DD5396B">
            <w:pPr>
              <w:pStyle w:val="BodyText"/>
              <w:spacing w:before="16"/>
            </w:pPr>
            <w:r w:rsidR="00B03D90">
              <w:rPr/>
              <w:t xml:space="preserve">If good citizenship means </w:t>
            </w:r>
            <w:r w:rsidR="00B03D90">
              <w:rPr/>
              <w:t>fulfill</w:t>
            </w:r>
            <w:r w:rsidR="00676EE4">
              <w:rPr/>
              <w:t>ing</w:t>
            </w:r>
            <w:r w:rsidR="00B03D90">
              <w:rPr/>
              <w:t xml:space="preserve"> your role as citizen, can you think of five things good citizens do? </w:t>
            </w:r>
          </w:p>
          <w:p w:rsidR="00B03D90" w:rsidP="005646F4" w:rsidRDefault="00F9509B" w14:paraId="083A85F4" w14:textId="35A491DD" w14:noSpellErr="1">
            <w:pPr>
              <w:pStyle w:val="ListBullet"/>
              <w:rPr/>
            </w:pPr>
            <w:r w:rsidRPr="0973C2A7" w:rsidR="00F9509B">
              <w:rPr>
                <w:b w:val="1"/>
                <w:bCs w:val="1"/>
              </w:rPr>
              <w:t>Read</w:t>
            </w:r>
            <w:r w:rsidR="00F9509B">
              <w:rPr/>
              <w:t>: C</w:t>
            </w:r>
            <w:r w:rsidR="00B03D90">
              <w:rPr/>
              <w:t>onsider the following questions</w:t>
            </w:r>
            <w:r w:rsidR="00047A47">
              <w:rPr/>
              <w:t xml:space="preserve"> while you read the resources below</w:t>
            </w:r>
            <w:r w:rsidR="00B03D90">
              <w:rPr/>
              <w:t>:</w:t>
            </w:r>
          </w:p>
          <w:p w:rsidR="00B03D90" w:rsidP="0973C2A7" w:rsidRDefault="00B03D90" w14:paraId="083A85F5" w14:textId="77777777" w14:noSpellErr="1">
            <w:pPr>
              <w:pStyle w:val="ListBullet2"/>
              <w:rPr/>
            </w:pPr>
            <w:r w:rsidR="00B03D90">
              <w:rPr/>
              <w:t xml:space="preserve">In a digital world, is loyalty to your country a necessary </w:t>
            </w:r>
            <w:r w:rsidR="00B03D90">
              <w:rPr/>
              <w:t>component</w:t>
            </w:r>
            <w:r w:rsidR="00B03D90">
              <w:rPr/>
              <w:t xml:space="preserve"> of the definition of good citizenship?</w:t>
            </w:r>
          </w:p>
          <w:p w:rsidR="00B03D90" w:rsidP="0973C2A7" w:rsidRDefault="00B03D90" w14:paraId="083A85F6" w14:textId="3056A612">
            <w:pPr>
              <w:pStyle w:val="ListBullet2"/>
              <w:rPr/>
            </w:pPr>
            <w:r w:rsidR="00B03D90">
              <w:rPr/>
              <w:t>Is education a pre</w:t>
            </w:r>
            <w:r w:rsidR="00B03D90">
              <w:rPr/>
              <w:t>requisite for good citizenship?</w:t>
            </w:r>
          </w:p>
          <w:p w:rsidR="00B03D90" w:rsidP="0973C2A7" w:rsidRDefault="00B03D90" w14:paraId="083A85F7" w14:textId="7901A112" w14:noSpellErr="1">
            <w:pPr>
              <w:pStyle w:val="ListBullet2"/>
              <w:rPr/>
            </w:pPr>
            <w:r w:rsidR="00B03D90">
              <w:rPr/>
              <w:t xml:space="preserve">In a digital world, what does it mean to be a global citizen? Read the Wikipedia article on </w:t>
            </w:r>
            <w:r w:rsidRPr="0973C2A7" w:rsidR="008C3741">
              <w:rPr>
                <w:i w:val="1"/>
                <w:iCs w:val="1"/>
                <w:sz w:val="24"/>
                <w:szCs w:val="24"/>
                <w:lang w:val="en-CA" w:eastAsia="en-US"/>
              </w:rPr>
              <w:fldChar w:fldCharType="begin"/>
            </w:r>
            <w:r w:rsidRPr="0973C2A7" w:rsidR="008C3741">
              <w:rPr>
                <w:i w:val="1"/>
                <w:iCs w:val="1"/>
                <w:lang w:val="en-CA"/>
              </w:rPr>
              <w:instrText>HYPERLINK "https://en.wikipedia.org/wiki/Global_citizenship_education" \h</w:instrText>
            </w:r>
            <w:r w:rsidRPr="00677832" w:rsidR="008C3741">
              <w:rPr>
                <w:i/>
                <w:iCs/>
                <w:sz w:val="24"/>
                <w:szCs w:val="24"/>
              </w:rPr>
            </w:r>
            <w:r w:rsidRPr="0973C2A7" w:rsidR="008C3741">
              <w:rPr>
                <w:i w:val="1"/>
                <w:iCs w:val="1"/>
                <w:lang w:val="en-CA" w:eastAsia="en-US"/>
              </w:rPr>
              <w:fldChar w:fldCharType="separate"/>
            </w:r>
            <w:r w:rsidRPr="0973C2A7" w:rsidR="00B03D90">
              <w:rPr>
                <w:rStyle w:val="Hyperlink"/>
                <w:i w:val="1"/>
                <w:iCs w:val="1"/>
                <w:lang w:val="en-CA"/>
              </w:rPr>
              <w:t>Global Citizenship Education</w:t>
            </w:r>
            <w:r w:rsidRPr="0973C2A7" w:rsidR="008C3741">
              <w:rPr>
                <w:rStyle w:val="Hyperlink"/>
                <w:i w:val="1"/>
                <w:iCs w:val="1"/>
                <w:sz w:val="24"/>
                <w:szCs w:val="24"/>
                <w:lang w:val="en-CA" w:eastAsia="en-US"/>
              </w:rPr>
              <w:fldChar w:fldCharType="end"/>
            </w:r>
            <w:r w:rsidR="00B03D90">
              <w:rPr/>
              <w:t xml:space="preserve"> </w:t>
            </w:r>
            <w:r w:rsidR="0069605E">
              <w:fldChar w:fldCharType="begin"/>
            </w:r>
            <w:r w:rsidR="00CA7232">
              <w:instrText xml:space="preserve"> ADDIN ZOTERO_ITEM CSL_CITATION {"citationID":"0Y9t3F1M","properties":{"formattedCitation":"(2024)","plainCitation":"(2024)","noteIndex":0},"citationItems":[{"id":277,"uris":["http://zotero.org/users/14693029/items/E24BI92H"],"itemData":{"id":277,"type":"entry-encyclopedia","abstract":"Global citizenship education (GCED) is a form of civic learning that involves students' active participation in projects that address global issues of a social, political, economic, or environmental nature. The two main elements of GCE are 'global consciousness';  the moral or ethical aspect of global issues, and 'global competencies', or skills meant to enable learners to participate in changing and developing the world. The promotion of GCE was a response by governments and NGOs to the emergence of supranational institution, regional economic blocs, and the development of information and communications technologies. These have all resulted in the emergence of a more globally oriented and collaborative approach to education. GCE addresses themes such as peace and human rights, intercultural understanding, citizenship education, respect for diversity and tolerance, and inclusiveness.\nGCE provides the overall lens which views the role of education in the promotion of the rule of law (RoL). It draws upon experience from other education processes, including human rights education, peace education, education for sustainable development, education for international and intercultural understanding. GCE aims to empower learners to engage and assume active roles, both locally and globally, as proactive contributors to a more just, peaceful, tolerant, inclusive, secure and sustainable world. GCE aspires to be a transformative experience, to give learners the opportunities and competencies to realize their rights and obligations to promote a better world and future. GCE is built on a lifelong learning perspective. It is not only for children and youth but also for adults. It can be delivered in formal, non-formal and informal settings. For this reason, GCE is part and parcel of the Sustainable Development Goal 4 on Education (SDG4, Target 4.7). GCE is also a component of the single indicator for Target 12.8 in Sustainable Development Goal 12 for \"responsible consumption and production\".","container-title":"Wikipedia","language":"en","license":"Creative Commons Attribution-ShareAlike License","note":"Page Version ID: 1223381536","source":"Wikipedia","title":"Global citizenship education","URL":"https://en.wikipedia.org/w/index.php?title=Global_citizenship_education&amp;oldid=1223381536","accessed":{"date-parts":[["2024",8,4]]},"issued":{"date-parts":[["2024",5,11]]}},"label":"page","suppress-author":true}],"schema":"https://github.com/citation-style-language/schema/raw/master/csl-citation.json"} </w:instrText>
            </w:r>
            <w:r w:rsidR="0069605E">
              <w:fldChar w:fldCharType="separate"/>
            </w:r>
            <w:r w:rsidRPr="00AA3FF3" w:rsidR="00AA3FF3">
              <w:rPr>
                <w:rFonts w:ascii="Aptos" w:hAnsi="Aptos"/>
              </w:rPr>
              <w:t>(2024)</w:t>
            </w:r>
            <w:r w:rsidR="0069605E">
              <w:fldChar w:fldCharType="end"/>
            </w:r>
            <w:r w:rsidR="005646F4">
              <w:rPr/>
              <w:t>,</w:t>
            </w:r>
            <w:r w:rsidR="0069605E">
              <w:rPr/>
              <w:t xml:space="preserve"> </w:t>
            </w:r>
            <w:r w:rsidR="00B03D90">
              <w:rPr/>
              <w:t>where learners engage in solving real world problems.</w:t>
            </w:r>
          </w:p>
          <w:p w:rsidR="00B03D90" w:rsidP="0973C2A7" w:rsidRDefault="00B03D90" w14:paraId="083A85F8" w14:textId="77777777" w14:noSpellErr="1">
            <w:pPr>
              <w:pStyle w:val="ListBullet2"/>
              <w:rPr/>
            </w:pPr>
            <w:r w:rsidR="00B03D90">
              <w:rPr/>
              <w:t>Has the concept of good citizenship changed over time? In what ways?</w:t>
            </w:r>
          </w:p>
          <w:p w:rsidR="00B03D90" w:rsidDel="0089314E" w:rsidP="0973C2A7" w:rsidRDefault="00B03D90" w14:paraId="083A85FA" w14:textId="4C2C7256">
            <w:pPr>
              <w:pStyle w:val="ListBullet2"/>
              <w:rPr/>
            </w:pPr>
            <w:r w:rsidR="00B03D90">
              <w:rPr/>
              <w:t xml:space="preserve">Does citizenship require active community engagement? Read this post by Kristen Mattson, director of a high school library media center: </w:t>
            </w:r>
            <w:r w:rsidRPr="0973C2A7" w:rsidR="008C3741">
              <w:rPr>
                <w:i w:val="1"/>
                <w:iCs w:val="1"/>
              </w:rPr>
              <w:fldChar w:fldCharType="begin"/>
            </w:r>
            <w:r w:rsidRPr="0973C2A7" w:rsidR="008C3741">
              <w:rPr>
                <w:i w:val="1"/>
                <w:iCs w:val="1"/>
                <w:lang w:val="en-CA"/>
              </w:rPr>
              <w:instrText>HYPERLINK "https://drkmattson.wordpress.com/2016/08/03/john-dewey-would-hate-your-digital-citizenship-curriculum/" \h</w:instrText>
            </w:r>
            <w:r w:rsidRPr="00677832" w:rsidR="008C3741">
              <w:rPr>
                <w:i/>
                <w:iCs/>
              </w:rPr>
            </w:r>
            <w:r w:rsidRPr="0973C2A7" w:rsidR="008C3741">
              <w:rPr>
                <w:i w:val="1"/>
                <w:iCs w:val="1"/>
                <w:lang w:val="en-CA"/>
              </w:rPr>
              <w:fldChar w:fldCharType="separate"/>
            </w:r>
            <w:r w:rsidRPr="0973C2A7" w:rsidR="00B03D90">
              <w:rPr>
                <w:rStyle w:val="Hyperlink"/>
                <w:i w:val="1"/>
                <w:iCs w:val="1"/>
                <w:lang w:val="en-CA"/>
              </w:rPr>
              <w:t>John Dewey Would Hate Your Digital Citizenship Curriculum</w:t>
            </w:r>
            <w:r w:rsidRPr="0973C2A7" w:rsidR="008C3741">
              <w:rPr>
                <w:rStyle w:val="Hyperlink"/>
                <w:i w:val="1"/>
                <w:iCs w:val="1"/>
                <w:lang w:val="en-CA"/>
              </w:rPr>
              <w:fldChar w:fldCharType="end"/>
            </w:r>
            <w:r w:rsidR="0089314E">
              <w:rPr/>
              <w:t xml:space="preserve"> </w:t>
            </w:r>
            <w:r>
              <w:fldChar w:fldCharType="begin"/>
            </w:r>
            <w:r>
              <w:instrText xml:space="preserve"> ADDIN ZOTERO_ITEM CSL_CITATION {"citationID":"y5ozbktG","properties":{"formattedCitation":"(2016)","plainCitation":"(2016)","noteIndex":0},"citationItems":[{"id":279,"uris":["http://zotero.org/users/14693029/items/2ZGECLQX"],"itemData":{"id":279,"type":"webpage","container-title":"Dr. Kristen Mattson","title":"John Dewey would hate your digital citizenship curriculum","URL":"https://drkmattson.wordpress.com/2016/08/03/john-dewey-would-hate-your-digital-citizenship-curriculum/","author":[{"literal":"Dewey, John"}],"accessed":{"date-parts":[["2024",8,4]]},"issued":{"date-parts":[["2016",8,3]]}},"label":"page","suppress-author":true}],"schema":"https://github.com/citation-style-language/schema/raw/master/csl-citation.json"} </w:instrText>
            </w:r>
            <w:r>
              <w:fldChar w:fldCharType="separate"/>
            </w:r>
            <w:r w:rsidRPr="0973C2A7" w:rsidR="0089314E">
              <w:rPr>
                <w:rFonts w:ascii="Aptos" w:hAnsi="Aptos"/>
              </w:rPr>
              <w:t>(2016)</w:t>
            </w:r>
            <w:r>
              <w:fldChar w:fldCharType="end"/>
            </w:r>
            <w:r w:rsidR="0089314E">
              <w:rPr/>
              <w:t xml:space="preserve">. </w:t>
            </w:r>
            <w:r w:rsidR="00B03D90">
              <w:rPr/>
              <w:t xml:space="preserve">Why has the concept </w:t>
            </w:r>
            <w:r w:rsidRPr="0973C2A7" w:rsidR="00B03D90">
              <w:rPr>
                <w:i w:val="1"/>
                <w:iCs w:val="1"/>
              </w:rPr>
              <w:t>digital</w:t>
            </w:r>
            <w:r w:rsidR="00B03D90">
              <w:rPr/>
              <w:t xml:space="preserve"> been linked with </w:t>
            </w:r>
            <w:r w:rsidRPr="0973C2A7" w:rsidR="00B03D90">
              <w:rPr>
                <w:i w:val="1"/>
                <w:iCs w:val="1"/>
              </w:rPr>
              <w:t>citizenship</w:t>
            </w:r>
            <w:r w:rsidR="00B03D90">
              <w:rPr/>
              <w:t xml:space="preserve"> or should we drop the word </w:t>
            </w:r>
            <w:r w:rsidRPr="0973C2A7" w:rsidR="00B03D90">
              <w:rPr>
                <w:i w:val="1"/>
                <w:iCs w:val="1"/>
              </w:rPr>
              <w:t>digital</w:t>
            </w:r>
            <w:r w:rsidR="00B03D90">
              <w:rPr/>
              <w:t xml:space="preserve"> and just talk about </w:t>
            </w:r>
            <w:r w:rsidRPr="0973C2A7" w:rsidR="00B03D90">
              <w:rPr>
                <w:i w:val="1"/>
                <w:iCs w:val="1"/>
              </w:rPr>
              <w:t>good citizenship</w:t>
            </w:r>
            <w:r w:rsidR="00B03D90">
              <w:rPr/>
              <w:t>?</w:t>
            </w:r>
          </w:p>
          <w:p w:rsidR="00B03D90" w:rsidP="0973C2A7" w:rsidRDefault="00B03D90" w14:paraId="083A85FC" w14:textId="55F0BACD">
            <w:pPr>
              <w:pStyle w:val="ListBullet"/>
              <w:rPr/>
            </w:pPr>
            <w:r w:rsidRPr="0973C2A7" w:rsidR="00B03D90">
              <w:rPr>
                <w:b w:val="1"/>
                <w:bCs w:val="1"/>
              </w:rPr>
              <w:t>Write</w:t>
            </w:r>
            <w:r w:rsidR="00B03D90">
              <w:rPr/>
              <w:t xml:space="preserve"> your thoughts in your </w:t>
            </w:r>
            <w:r w:rsidR="00B03D90">
              <w:rPr/>
              <w:t>Refl</w:t>
            </w:r>
            <w:r w:rsidR="00B03D90">
              <w:rPr/>
              <w:t>ective Journal (using Obsidian or WordPress).</w:t>
            </w:r>
            <w:r w:rsidR="00F204A1">
              <w:rPr/>
              <w:t xml:space="preserve"> </w:t>
            </w:r>
            <w:r w:rsidR="00B03D90">
              <w:rPr/>
              <w:t xml:space="preserve">Conclude by writing </w:t>
            </w:r>
            <w:r w:rsidR="00B03D90">
              <w:rPr/>
              <w:t xml:space="preserve">a description of </w:t>
            </w:r>
            <w:r w:rsidR="00B03D90">
              <w:rPr/>
              <w:t>digital citizenship</w:t>
            </w:r>
            <w:r w:rsidR="00B03D90">
              <w:rPr/>
              <w:t xml:space="preserve"> in your own words. (You will need this later for </w:t>
            </w:r>
            <w:r w:rsidR="0019178D">
              <w:rPr/>
              <w:t xml:space="preserve">your Digital Citizenship Blog </w:t>
            </w:r>
            <w:r w:rsidR="00B03D90">
              <w:rPr/>
              <w:t>assessment. It does not need to be a scholarly definition</w:t>
            </w:r>
            <w:r w:rsidR="00B6724D">
              <w:rPr/>
              <w:t>—</w:t>
            </w:r>
            <w:r w:rsidR="00B03D90">
              <w:rPr/>
              <w:t>just your personal thoughts on the concept.)</w:t>
            </w:r>
          </w:p>
        </w:tc>
      </w:tr>
    </w:tbl>
    <w:p w:rsidR="00B03D90" w:rsidP="00D26D8C" w:rsidRDefault="00B03D90" w14:paraId="083A85FE" w14:textId="77777777">
      <w:pPr>
        <w:pStyle w:val="Heading4"/>
      </w:pPr>
      <w:bookmarkStart w:name="defining-digital-citizenship" w:id="132"/>
      <w:bookmarkEnd w:id="97"/>
      <w:r>
        <w:t>Defining Digital Citizenship</w:t>
      </w:r>
    </w:p>
    <w:p w:rsidR="00B03D90" w:rsidRDefault="00B03D90" w14:paraId="083A85FF" w14:textId="77777777">
      <w:pPr>
        <w:pStyle w:val="FirstParagraph"/>
      </w:pPr>
      <w:r>
        <w:t>Defining digital citizenship is not easy because it means different things to different people. It is also a concept which is debated among scholars researching the field.</w:t>
      </w:r>
    </w:p>
    <w:p w:rsidR="00B03D90" w:rsidRDefault="00B03D90" w14:paraId="083A8600" w14:textId="24BB7BE4">
      <w:pPr>
        <w:pStyle w:val="BodyText"/>
      </w:pPr>
      <w:r w:rsidR="00B03D90">
        <w:rPr/>
        <w:t xml:space="preserve">If you conduct a general search for “digital citizenship” you will find many links referencing resources targeting </w:t>
      </w:r>
      <w:r w:rsidR="00E05D3C">
        <w:rPr/>
        <w:t xml:space="preserve">elementary and high </w:t>
      </w:r>
      <w:r w:rsidR="00B03D90">
        <w:rPr/>
        <w:t>school</w:t>
      </w:r>
      <w:r w:rsidR="00CE7896">
        <w:rPr/>
        <w:t xml:space="preserve"> </w:t>
      </w:r>
      <w:r w:rsidR="00B03D90">
        <w:rPr/>
        <w:t>level</w:t>
      </w:r>
      <w:r w:rsidR="00CE7896">
        <w:rPr/>
        <w:t>s</w:t>
      </w:r>
      <w:r w:rsidR="00D765AE">
        <w:rPr/>
        <w:t xml:space="preserve"> </w:t>
      </w:r>
      <w:r w:rsidR="00B03D90">
        <w:rPr/>
        <w:t>with a focus on safe, skilled</w:t>
      </w:r>
      <w:r w:rsidR="00E05D3C">
        <w:rPr/>
        <w:t>,</w:t>
      </w:r>
      <w:r w:rsidR="00B03D90">
        <w:rPr/>
        <w:t xml:space="preserve"> and ethical use of online technology. While these aspects are important, for the purposes of this tertiary-level course, we need to explore the concept of digital citizenship in more detail.</w:t>
      </w:r>
    </w:p>
    <w:p w:rsidR="00B03D90" w:rsidRDefault="00B03D90" w14:paraId="083A8601" w14:textId="77777777">
      <w:pPr>
        <w:pStyle w:val="Heading3"/>
      </w:pPr>
      <w:bookmarkStart w:name="activity-podcast-on-digital-citizenship" w:id="142"/>
      <w:bookmarkEnd w:id="132"/>
      <w:r>
        <w:t>5.1.2 Activity: Podcast on Digital Citizenship</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973C2A7" w14:paraId="083A8607"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02" w14:textId="77777777">
            <w:pPr>
              <w:pStyle w:val="FirstParagraph"/>
              <w:spacing w:before="16" w:after="64"/>
            </w:pPr>
          </w:p>
          <w:p w:rsidR="008D6785" w:rsidRDefault="008D6785" w14:paraId="4CBF5C5E" w14:textId="33622365">
            <w:pPr>
              <w:pStyle w:val="ListBullet"/>
              <w:rPr/>
            </w:pPr>
            <w:r w:rsidRPr="0973C2A7" w:rsidR="00D22E7E">
              <w:rPr>
                <w:b w:val="1"/>
                <w:bCs w:val="1"/>
              </w:rPr>
              <w:t>Listen</w:t>
            </w:r>
            <w:r w:rsidR="0089718F">
              <w:rPr/>
              <w:t xml:space="preserve">: </w:t>
            </w:r>
            <w:r w:rsidR="00B03D90">
              <w:rPr/>
              <w:t>In this</w:t>
            </w:r>
            <w:r w:rsidR="00B03D90">
              <w:rPr/>
              <w:t xml:space="preserve"> activity you will listen to a podcast that focuses on the people dimension of digital citizenship.</w:t>
            </w:r>
            <w:r>
              <w:br/>
            </w:r>
            <w:r>
              <w:br/>
            </w:r>
            <w:r w:rsidR="00B03D90">
              <w:rPr/>
              <w:t xml:space="preserve">Meet </w:t>
            </w:r>
            <w:r>
              <w:fldChar w:fldCharType="begin"/>
            </w:r>
            <w:ins w:author="Deb Troendle-Scott" w:date="2024-08-25T21:13:00Z" w:id="1981531584">
              <w:r>
                <w:instrText xml:space="preserve">HYPERLINK "http://autummcaines.com/" \h </w:instrText>
              </w:r>
            </w:ins>
            <w:del w:author="Deb Troendle-Scott" w:date="2024-08-25T21:13:00Z" w:id="1161600896">
              <w:r>
                <w:delInstrText xml:space="preserve">HYPERLINK "http://autummcaines.com/" \h</w:delInstrText>
              </w:r>
            </w:del>
            <w:r>
              <w:fldChar w:fldCharType="separate"/>
            </w:r>
            <w:r w:rsidRPr="0973C2A7" w:rsidR="00B03D90">
              <w:rPr>
                <w:rStyle w:val="Hyperlink"/>
              </w:rPr>
              <w:t>Autumm Caines</w:t>
            </w:r>
            <w:r w:rsidRPr="0973C2A7">
              <w:rPr>
                <w:rStyle w:val="Hyperlink"/>
              </w:rPr>
              <w:fldChar w:fldCharType="end"/>
            </w:r>
            <w:r w:rsidR="00B03D90">
              <w:rPr/>
              <w:t>, associate director of academic technology from the Center for Excellence in Learning and Teaching at Capital University</w:t>
            </w:r>
            <w:r w:rsidR="00D22E7E">
              <w:rPr/>
              <w:t>, speaking</w:t>
            </w:r>
            <w:r w:rsidR="00B03D90">
              <w:rPr/>
              <w:t xml:space="preserve"> in a podcast with Bonni Stachowiak.</w:t>
            </w:r>
          </w:p>
          <w:p w:rsidR="00B03D90" w:rsidP="0973C2A7" w:rsidRDefault="00B03D90" w14:paraId="083A8605" w14:textId="26475EF3">
            <w:pPr>
              <w:pStyle w:val="ListBullet"/>
              <w:numPr>
                <w:ilvl w:val="0"/>
                <w:numId w:val="0"/>
              </w:numPr>
              <w:ind w:left="360"/>
            </w:pPr>
            <w:r w:rsidR="00B03D90">
              <w:rPr/>
              <w:t xml:space="preserve">Listen to the first 15–20 minutes of this </w:t>
            </w:r>
            <w:ins w:author="Deb Troendle-Scott" w:date="2024-08-04T10:27:00Z" w:id="155">
              <w:r w:rsidRPr="0973C2A7">
                <w:rPr>
                  <w:i w:val="1"/>
                  <w:iCs w:val="1"/>
                </w:rPr>
                <w:fldChar w:fldCharType="begin"/>
              </w:r>
              <w:r w:rsidRPr="0973C2A7">
                <w:rPr>
                  <w:i w:val="1"/>
                  <w:iCs w:val="1"/>
                </w:rPr>
                <w:instrText xml:space="preserve">HYPERLINK "https://teachinginhighered.com/podcast/digital-citizenship/"</w:instrText>
              </w:r>
              <w:r w:rsidRPr="00FE01B0" w:rsidR="00D22E7E">
                <w:rPr>
                  <w:i/>
                  <w:iCs/>
                </w:rPr>
              </w:r>
              <w:r w:rsidRPr="0973C2A7">
                <w:rPr>
                  <w:i w:val="1"/>
                  <w:iCs w:val="1"/>
                </w:rPr>
                <w:fldChar w:fldCharType="separate"/>
              </w:r>
            </w:ins>
            <w:r w:rsidRPr="0973C2A7" w:rsidR="00B03D90">
              <w:rPr>
                <w:rStyle w:val="Hyperlink"/>
                <w:i w:val="1"/>
                <w:iCs w:val="1"/>
                <w:lang w:val="en-CA"/>
              </w:rPr>
              <w:t xml:space="preserve">Teaching in </w:t>
            </w:r>
            <w:r w:rsidRPr="0973C2A7" w:rsidR="00B03D90">
              <w:rPr>
                <w:rStyle w:val="Hyperlink"/>
                <w:i w:val="1"/>
                <w:iCs w:val="1"/>
                <w:lang w:val="en-CA"/>
              </w:rPr>
              <w:t>HigherEd</w:t>
            </w:r>
            <w:ins w:author="Deb Troendle-Scott" w:date="2024-08-04T10:27:00Z" w:id="155">
              <w:r w:rsidRPr="0973C2A7">
                <w:rPr>
                  <w:i w:val="1"/>
                  <w:iCs w:val="1"/>
                </w:rPr>
                <w:fldChar w:fldCharType="end"/>
              </w:r>
            </w:ins>
            <w:r w:rsidR="00D22E7E">
              <w:rPr/>
              <w:t xml:space="preserve"> </w:t>
            </w:r>
            <w:r w:rsidR="00CA7232">
              <w:fldChar w:fldCharType="begin"/>
            </w:r>
            <w:r w:rsidR="00293461">
              <w:instrText xml:space="preserve"> ADDIN ZOTERO_ITEM CSL_CITATION {"citationID":"ard254h7oc","properties":{"formattedCitation":"(2016)","plainCitation":"(2016)","noteIndex":0},"citationItems":[{"id":1977,"uris":["http://zotero.org/users/14693029/items/MEYM72HL"],"itemData":{"id":1977,"type":"webpage","container-title":"Teaching in Higher Ed","title":"Digital citizenship [Audio Podcast]","URL":"https://teachinginhighered.com/podcast/digital-citizenship/","author":[{"family":"Stachowiak","given":"Bonnie"}],"issued":{"date-parts":[["2016",8,25]]}},"label":"page","suppress-author":true}],"schema":"https://github.com/citation-style-language/schema/raw/master/csl-citation.json"} </w:instrText>
            </w:r>
            <w:r w:rsidR="00CA7232">
              <w:fldChar w:fldCharType="separate"/>
            </w:r>
            <w:r w:rsidRPr="00A57CF6" w:rsidR="00A57CF6">
              <w:rPr>
                <w:rFonts w:ascii="Aptos" w:hAnsi="Aptos" w:cs="Times New Roman"/>
              </w:rPr>
              <w:t>(2016)</w:t>
            </w:r>
            <w:r w:rsidR="00CA7232">
              <w:fldChar w:fldCharType="end"/>
            </w:r>
            <w:r w:rsidR="00B03D90">
              <w:rPr/>
              <w:t xml:space="preserve"> podcast on </w:t>
            </w:r>
            <w:r w:rsidR="00E3727A">
              <w:rPr/>
              <w:t>d</w:t>
            </w:r>
            <w:r w:rsidR="00B03D90">
              <w:rPr/>
              <w:t>igital citizenship. The podcast introduces aspects of digital citizenship and the learner experience in starting out with engagement with social media.</w:t>
            </w:r>
          </w:p>
          <w:p w:rsidR="00B03D90" w:rsidRDefault="00B03D90" w14:paraId="083A8606" w14:textId="2AC805CA">
            <w:pPr>
              <w:pStyle w:val="BodyText"/>
              <w:spacing w:after="16"/>
            </w:pPr>
          </w:p>
        </w:tc>
      </w:tr>
    </w:tbl>
    <w:p w:rsidR="00B03D90" w:rsidP="00D26D8C" w:rsidRDefault="00B03D90" w14:paraId="083A8608" w14:textId="77777777">
      <w:pPr>
        <w:pStyle w:val="Heading4"/>
      </w:pPr>
      <w:bookmarkStart w:name="guiding-framework" w:id="160"/>
      <w:bookmarkEnd w:id="142"/>
      <w:r>
        <w:t>Guiding Framework</w:t>
      </w:r>
    </w:p>
    <w:p w:rsidR="00B03D90" w:rsidRDefault="00B03D90" w14:paraId="083A8609" w14:textId="77A93DFC">
      <w:pPr>
        <w:pStyle w:val="FirstParagraph"/>
      </w:pPr>
      <w:r w:rsidR="00B03D90">
        <w:rPr/>
        <w:t xml:space="preserve">Caines </w:t>
      </w:r>
      <w:r>
        <w:fldChar w:fldCharType="begin"/>
      </w:r>
      <w:r>
        <w:instrText xml:space="preserve"> ADDIN ZOTERO_ITEM CSL_CITATION {"citationID":"a2f7h9aegqj","properties":{"formattedCitation":"(2016)","plainCitation":"(2016)","noteIndex":0},"citationItems":[{"id":1977,"uris":["http://zotero.org/users/14693029/items/MEYM72HL"],"itemData":{"id":1977,"type":"webpage","container-title":"Teaching in Higher Ed","title":"Digital citizenship [Audio Podcast]","URL":"https://teachinginhighered.com/podcast/digital-citizenship/","author":[{"family":"Stachowiak","given":"Bonnie"}],"issued":{"date-parts":[["2016",8,25]]}},"label":"page","suppress-author":true}],"schema":"https://github.com/citation-style-language/schema/raw/master/csl-citation.json"} </w:instrText>
      </w:r>
      <w:r>
        <w:fldChar w:fldCharType="separate"/>
      </w:r>
      <w:r w:rsidRPr="0973C2A7" w:rsidR="00A57CF6">
        <w:rPr>
          <w:rFonts w:ascii="Aptos" w:hAnsi="Aptos" w:cs="Times New Roman"/>
        </w:rPr>
        <w:t>(2016)</w:t>
      </w:r>
      <w:r>
        <w:fldChar w:fldCharType="end"/>
      </w:r>
      <w:r w:rsidR="00C4717B">
        <w:rPr/>
        <w:t xml:space="preserve"> </w:t>
      </w:r>
      <w:r w:rsidR="00B03D90">
        <w:rPr/>
        <w:t>provides a useful framework for thinking about digital citizenship</w:t>
      </w:r>
      <w:r w:rsidR="00C4717B">
        <w:rPr/>
        <w:t>:</w:t>
      </w:r>
    </w:p>
    <w:p w:rsidR="00B03D90" w:rsidP="0973C2A7" w:rsidRDefault="00B03D90" w14:paraId="083A860A" w14:textId="2396C44D">
      <w:pPr>
        <w:pStyle w:val="ListBullet"/>
        <w:rPr/>
      </w:pPr>
      <w:r w:rsidRPr="0973C2A7" w:rsidR="00B03D90">
        <w:rPr>
          <w:i w:val="1"/>
          <w:iCs w:val="1"/>
        </w:rPr>
        <w:t>Digital identities</w:t>
      </w:r>
      <w:r w:rsidR="00C4717B">
        <w:rPr/>
        <w:t>:</w:t>
      </w:r>
      <w:r w:rsidR="00B03D90">
        <w:rPr/>
        <w:t xml:space="preserve"> that is</w:t>
      </w:r>
      <w:r w:rsidR="00C4717B">
        <w:rPr/>
        <w:t>,</w:t>
      </w:r>
      <w:r w:rsidR="00F204A1">
        <w:rPr/>
        <w:t xml:space="preserve"> </w:t>
      </w:r>
      <w:r w:rsidR="00B03D90">
        <w:rPr/>
        <w:t>who you are online including the identities of others (individuals and organi</w:t>
      </w:r>
      <w:r w:rsidR="00C4717B">
        <w:rPr/>
        <w:t>z</w:t>
      </w:r>
      <w:r w:rsidR="00B03D90">
        <w:rPr/>
        <w:t>ations)</w:t>
      </w:r>
    </w:p>
    <w:p w:rsidR="00B03D90" w:rsidP="0973C2A7" w:rsidRDefault="00B03D90" w14:paraId="083A860B" w14:textId="26FBD47B">
      <w:pPr>
        <w:pStyle w:val="ListBullet"/>
        <w:rPr/>
      </w:pPr>
      <w:r w:rsidRPr="0973C2A7" w:rsidR="00B03D90">
        <w:rPr>
          <w:i w:val="1"/>
          <w:iCs w:val="1"/>
        </w:rPr>
        <w:t>Digital environments</w:t>
      </w:r>
      <w:r w:rsidR="00C4717B">
        <w:rPr/>
        <w:t>:</w:t>
      </w:r>
      <w:r w:rsidR="00B03D90">
        <w:rPr/>
        <w:t xml:space="preserve"> </w:t>
      </w:r>
      <w:r w:rsidR="00B03D90">
        <w:rPr/>
        <w:t>specifically</w:t>
      </w:r>
      <w:r w:rsidR="00B03D90">
        <w:rPr/>
        <w:t xml:space="preserve"> the tools and online spaces we use to interact with each other</w:t>
      </w:r>
      <w:r w:rsidR="00D4763B">
        <w:rPr/>
        <w:t>;</w:t>
      </w:r>
      <w:r w:rsidR="00C4717B">
        <w:rPr/>
        <w:t xml:space="preserve"> </w:t>
      </w:r>
      <w:r w:rsidR="00C4717B">
        <w:rPr/>
        <w:t>f</w:t>
      </w:r>
      <w:r w:rsidR="00B03D90">
        <w:rPr/>
        <w:t>or example</w:t>
      </w:r>
      <w:r w:rsidR="00C4717B">
        <w:rPr/>
        <w:t>,</w:t>
      </w:r>
      <w:r w:rsidR="00B03D90">
        <w:rPr/>
        <w:t xml:space="preserve"> Facebook, Discourse, X, </w:t>
      </w:r>
      <w:r w:rsidR="00C4717B">
        <w:rPr/>
        <w:t>b</w:t>
      </w:r>
      <w:r w:rsidR="00B03D90">
        <w:rPr/>
        <w:t xml:space="preserve">logs, </w:t>
      </w:r>
      <w:r w:rsidR="00C4717B">
        <w:rPr/>
        <w:t>f</w:t>
      </w:r>
      <w:r w:rsidR="00B03D90">
        <w:rPr/>
        <w:t>orums</w:t>
      </w:r>
      <w:r w:rsidR="00C4717B">
        <w:rPr/>
        <w:t>,</w:t>
      </w:r>
      <w:r w:rsidR="00B03D90">
        <w:rPr/>
        <w:t xml:space="preserve"> </w:t>
      </w:r>
      <w:r w:rsidR="00C4717B">
        <w:rPr/>
        <w:t>and so on</w:t>
      </w:r>
      <w:r w:rsidR="00B03D90">
        <w:rPr/>
        <w:t>.</w:t>
      </w:r>
    </w:p>
    <w:p w:rsidR="00B03D90" w:rsidP="0973C2A7" w:rsidRDefault="00B03D90" w14:paraId="083A860C" w14:textId="2CFDA478" w14:noSpellErr="1">
      <w:pPr>
        <w:pStyle w:val="ListBullet"/>
        <w:rPr/>
      </w:pPr>
      <w:r w:rsidRPr="0973C2A7" w:rsidR="00B03D90">
        <w:rPr>
          <w:i w:val="1"/>
          <w:iCs w:val="1"/>
        </w:rPr>
        <w:t>Interactions</w:t>
      </w:r>
      <w:r w:rsidR="00D4763B">
        <w:rPr/>
        <w:t xml:space="preserve">: </w:t>
      </w:r>
      <w:r w:rsidR="00B03D90">
        <w:rPr/>
        <w:t>between these identities and environments</w:t>
      </w:r>
    </w:p>
    <w:tbl>
      <w:tblPr>
        <w:tblStyle w:val="Table"/>
        <w:tblW w:w="5000" w:type="pct"/>
        <w:tblLayout w:type="fixed"/>
        <w:tblLook w:val="0000" w:firstRow="0" w:lastRow="0" w:firstColumn="0" w:lastColumn="0" w:noHBand="0" w:noVBand="0"/>
      </w:tblPr>
      <w:tblGrid>
        <w:gridCol w:w="9360"/>
      </w:tblGrid>
      <w:tr w:rsidR="00B03D90" w:rsidTr="000A886A" w14:paraId="083A860F" w14:textId="77777777">
        <w:tc>
          <w:tcPr>
            <w:cnfStyle w:val="000010000000" w:firstRow="0" w:lastRow="0" w:firstColumn="0" w:lastColumn="0" w:oddVBand="1" w:evenVBand="0" w:oddHBand="0" w:evenHBand="0" w:firstRowFirstColumn="0" w:firstRowLastColumn="0" w:lastRowFirstColumn="0" w:lastRowLastColumn="0"/>
            <w:tcW w:w="7920" w:type="dxa"/>
            <w:tcMar/>
          </w:tcPr>
          <w:p w:rsidRPr="00D4763B" w:rsidR="00D4763B" w:rsidP="000A886A" w:rsidRDefault="00B03D90" w14:paraId="03C766C4" w14:textId="76FE2BFC">
            <w:pPr>
              <w:pStyle w:val="ImageCaption"/>
              <w:spacing w:before="200"/>
              <w:rPr>
                <w:i w:val="0"/>
                <w:iCs w:val="0"/>
              </w:rPr>
            </w:pPr>
            <w:bookmarkStart w:name="fig-DigitalxcitizenshipxVenn" w:id="190"/>
            <w:r w:rsidRPr="000A886A" w:rsidR="00B03D90">
              <w:rPr>
                <w:i w:val="0"/>
                <w:iCs w:val="0"/>
              </w:rPr>
              <w:t>Figure 5.1</w:t>
            </w:r>
          </w:p>
          <w:p w:rsidR="00B03D90" w:rsidRDefault="00B03D90" w14:paraId="083A860D" w14:textId="7EB09B6C">
            <w:pPr>
              <w:pStyle w:val="ImageCaption"/>
              <w:spacing w:before="200"/>
              <w:rPr/>
            </w:pPr>
            <w:r w:rsidR="00D4763B">
              <w:rPr/>
              <w:t xml:space="preserve">Model </w:t>
            </w:r>
            <w:r w:rsidR="00D4763B">
              <w:rPr/>
              <w:t>f</w:t>
            </w:r>
            <w:r w:rsidR="00D4763B">
              <w:rPr/>
              <w:t>or Digital Citizenship</w:t>
            </w:r>
          </w:p>
          <w:p w:rsidRPr="00AA5420" w:rsidR="00D4763B" w:rsidP="000A886A" w:rsidRDefault="00D4763B" w14:paraId="317E211C" w14:textId="2B5BB2BE">
            <w:pPr>
              <w:pStyle w:val="ImageCaption"/>
              <w:spacing w:before="200"/>
              <w:rPr>
                <w:i w:val="0"/>
                <w:iCs w:val="0"/>
              </w:rPr>
            </w:pPr>
            <w:r w:rsidRPr="000A886A" w:rsidR="00D4763B">
              <w:rPr>
                <w:i w:val="0"/>
                <w:iCs w:val="0"/>
              </w:rPr>
              <w:t xml:space="preserve">[Alt text: Venn diagram </w:t>
            </w:r>
            <w:r w:rsidRPr="000A886A" w:rsidR="414519D5">
              <w:rPr>
                <w:i w:val="0"/>
                <w:iCs w:val="0"/>
              </w:rPr>
              <w:t xml:space="preserve">showing the intersection of digital </w:t>
            </w:r>
            <w:r w:rsidRPr="000A886A" w:rsidR="414519D5">
              <w:rPr>
                <w:i w:val="0"/>
                <w:iCs w:val="0"/>
              </w:rPr>
              <w:t>environments</w:t>
            </w:r>
            <w:r w:rsidRPr="000A886A" w:rsidR="414519D5">
              <w:rPr>
                <w:i w:val="0"/>
                <w:iCs w:val="0"/>
              </w:rPr>
              <w:t xml:space="preserve">, your digital </w:t>
            </w:r>
            <w:r w:rsidRPr="000A886A" w:rsidR="414519D5">
              <w:rPr>
                <w:i w:val="0"/>
                <w:iCs w:val="0"/>
              </w:rPr>
              <w:t>identity</w:t>
            </w:r>
            <w:r w:rsidRPr="000A886A" w:rsidR="414519D5">
              <w:rPr>
                <w:i w:val="0"/>
                <w:iCs w:val="0"/>
              </w:rPr>
              <w:t>,</w:t>
            </w:r>
            <w:r w:rsidRPr="000A886A" w:rsidR="414519D5">
              <w:rPr>
                <w:i w:val="0"/>
                <w:iCs w:val="0"/>
              </w:rPr>
              <w:t xml:space="preserve"> and digital identities o</w:t>
            </w:r>
            <w:r w:rsidRPr="000A886A" w:rsidR="414519D5">
              <w:rPr>
                <w:i w:val="0"/>
                <w:iCs w:val="0"/>
              </w:rPr>
              <w:t>f others as digital citizenship]</w:t>
            </w:r>
          </w:p>
          <w:p w:rsidR="00B03D90" w:rsidRDefault="00B03D90" w14:paraId="0C2A6F2E" w14:textId="77777777">
            <w:pPr>
              <w:pStyle w:val="Compact"/>
            </w:pPr>
            <w:r>
              <w:rPr>
                <w:noProof/>
              </w:rPr>
              <w:drawing>
                <wp:inline distT="0" distB="0" distL="0" distR="0" wp14:anchorId="083A8768" wp14:editId="083A8769">
                  <wp:extent cx="5334000" cy="4996180"/>
                  <wp:effectExtent l="0" t="0" r="0" b="0"/>
                  <wp:docPr id="447" name="Picture"/>
                  <wp:cNvGraphicFramePr/>
                  <a:graphic xmlns:a="http://schemas.openxmlformats.org/drawingml/2006/main">
                    <a:graphicData uri="http://schemas.openxmlformats.org/drawingml/2006/picture">
                      <pic:pic xmlns:pic="http://schemas.openxmlformats.org/drawingml/2006/picture">
                        <pic:nvPicPr>
                          <pic:cNvPr id="448" name="Picture" descr="assets/u5/Digital_citizenship_Venn.png"/>
                          <pic:cNvPicPr>
                            <a:picLocks noChangeAspect="1" noChangeArrowheads="1"/>
                          </pic:cNvPicPr>
                        </pic:nvPicPr>
                        <pic:blipFill>
                          <a:blip r:embed="rId9"/>
                          <a:stretch>
                            <a:fillRect/>
                          </a:stretch>
                        </pic:blipFill>
                        <pic:spPr bwMode="auto">
                          <a:xfrm>
                            <a:off x="0" y="0"/>
                            <a:ext cx="5334000" cy="4996180"/>
                          </a:xfrm>
                          <a:prstGeom prst="rect">
                            <a:avLst/>
                          </a:prstGeom>
                          <a:noFill/>
                          <a:ln w="9525">
                            <a:noFill/>
                            <a:headEnd/>
                            <a:tailEnd/>
                          </a:ln>
                        </pic:spPr>
                      </pic:pic>
                    </a:graphicData>
                  </a:graphic>
                </wp:inline>
              </w:drawing>
            </w:r>
          </w:p>
          <w:p w:rsidR="00AA5420" w:rsidRDefault="00A501EF" w14:paraId="083A860E" w14:textId="1E6FB4F1">
            <w:pPr>
              <w:pStyle w:val="Compact"/>
            </w:pPr>
            <w:r w:rsidRPr="000A886A" w:rsidR="769C15C6">
              <w:rPr>
                <w:i w:val="1"/>
                <w:iCs w:val="1"/>
              </w:rPr>
              <w:t>Note</w:t>
            </w:r>
            <w:r w:rsidR="414519D5">
              <w:rPr/>
              <w:t xml:space="preserve">: </w:t>
            </w:r>
            <w:r w:rsidR="769C15C6">
              <w:rPr/>
              <w:t xml:space="preserve">From “Digital </w:t>
            </w:r>
            <w:r w:rsidR="2555713A">
              <w:rPr/>
              <w:t>Citizenship</w:t>
            </w:r>
            <w:r w:rsidR="769C15C6">
              <w:rPr/>
              <w:t xml:space="preserve">,” </w:t>
            </w:r>
            <w:r w:rsidR="2555713A">
              <w:rPr/>
              <w:t>by A. Caines, 201</w:t>
            </w:r>
            <w:r w:rsidR="2555713A">
              <w:rPr/>
              <w:t>6</w:t>
            </w:r>
            <w:r w:rsidR="2555713A">
              <w:rPr/>
              <w:t>,</w:t>
            </w:r>
            <w:r w:rsidR="2555713A">
              <w:rPr/>
              <w:t xml:space="preserve"> August 25,</w:t>
            </w:r>
            <w:r w:rsidR="2555713A">
              <w:rPr/>
              <w:t xml:space="preserve"> </w:t>
            </w:r>
            <w:r w:rsidRPr="000A886A" w:rsidR="2555713A">
              <w:rPr>
                <w:i w:val="1"/>
                <w:iCs w:val="1"/>
              </w:rPr>
              <w:t>Teaching in H</w:t>
            </w:r>
            <w:r w:rsidRPr="000A886A" w:rsidR="2555713A">
              <w:rPr>
                <w:i w:val="1"/>
                <w:iCs w:val="1"/>
              </w:rPr>
              <w:t>igher Ed</w:t>
            </w:r>
            <w:r w:rsidR="2555713A">
              <w:rPr/>
              <w:t xml:space="preserve"> [Podcast]</w:t>
            </w:r>
            <w:r w:rsidR="69526B08">
              <w:rPr/>
              <w:t xml:space="preserve"> (</w:t>
            </w:r>
            <w:r w:rsidR="69526B08">
              <w:rPr/>
              <w:t>https://teachinginhighered.com/podcast/digital-citizenship/</w:t>
            </w:r>
            <w:r w:rsidR="69526B08">
              <w:rPr/>
              <w:t>)</w:t>
            </w:r>
            <w:r w:rsidR="2555713A">
              <w:rPr/>
              <w:t xml:space="preserve">. </w:t>
            </w:r>
            <w:r>
              <w:fldChar w:fldCharType="begin"/>
            </w:r>
            <w:r>
              <w:instrText xml:space="preserve">HYPERLINK "https://creativecommons.org/licenses/by-nc-sa/4.0/"</w:instrText>
            </w:r>
            <w:r>
              <w:fldChar w:fldCharType="separate"/>
            </w:r>
            <w:r w:rsidRPr="000A886A" w:rsidR="7E5F0F97">
              <w:rPr>
                <w:rStyle w:val="Hyperlink"/>
              </w:rPr>
              <w:t>CC BY-NC-SA 4.0</w:t>
            </w:r>
            <w:r>
              <w:fldChar w:fldCharType="end"/>
            </w:r>
            <w:r w:rsidR="7E5F0F97">
              <w:rPr/>
              <w:t>.</w:t>
            </w:r>
          </w:p>
        </w:tc>
        <w:bookmarkEnd w:id="190"/>
      </w:tr>
    </w:tbl>
    <w:p w:rsidR="00B03D90" w:rsidRDefault="00B03D90" w14:paraId="083A8610" w14:textId="77777777">
      <w:pPr>
        <w:pStyle w:val="Heading3"/>
      </w:pPr>
      <w:bookmarkStart w:name="X9d9f3507f1a47fe757d633d9e595e36ded3d568" w:id="231"/>
      <w:bookmarkEnd w:id="160"/>
      <w:r>
        <w:t>5.1.3 Activity: Refined Definition of Digital Citizenship</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00A886A" w14:paraId="083A8640"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11" w14:textId="77777777">
            <w:pPr>
              <w:pStyle w:val="FirstParagraph"/>
              <w:spacing w:before="16" w:after="64"/>
            </w:pPr>
          </w:p>
          <w:p w:rsidR="00B03D90" w:rsidRDefault="00B03D90" w14:paraId="083A8612" w14:textId="77777777">
            <w:pPr>
              <w:pStyle w:val="BodyText"/>
              <w:spacing w:before="16"/>
            </w:pPr>
            <w:r>
              <w:t>The purpose of this activity is to explore the elements of digital citizenship with particular emphasis on those relevant to your academic study.</w:t>
            </w:r>
          </w:p>
          <w:p w:rsidR="00B03D90" w:rsidRDefault="00B03D90" w14:paraId="083A8613" w14:textId="72FF3DF0">
            <w:pPr>
              <w:pStyle w:val="BodyText"/>
            </w:pPr>
            <w:r w:rsidR="00B03D90">
              <w:rPr/>
              <w:t>Read through</w:t>
            </w:r>
            <w:r w:rsidR="00B03D90">
              <w:rPr/>
              <w:t xml:space="preserve"> the following resources </w:t>
            </w:r>
            <w:r w:rsidR="00B03D90">
              <w:rPr/>
              <w:t>in order to</w:t>
            </w:r>
            <w:r w:rsidR="00B03D90">
              <w:rPr/>
              <w:t xml:space="preserve"> refine your own definition of what it means to be a </w:t>
            </w:r>
            <w:r w:rsidR="74D535C0">
              <w:rPr/>
              <w:t>d</w:t>
            </w:r>
            <w:r w:rsidR="00B03D90">
              <w:rPr/>
              <w:t xml:space="preserve">igital </w:t>
            </w:r>
            <w:r w:rsidR="74D535C0">
              <w:rPr/>
              <w:t>c</w:t>
            </w:r>
            <w:r w:rsidR="00B03D90">
              <w:rPr/>
              <w:t>itizen.</w:t>
            </w:r>
          </w:p>
          <w:p w:rsidRPr="00A42A39" w:rsidR="00B03D90" w:rsidP="00A42A39" w:rsidRDefault="00B03D90" w14:paraId="083A8614" w14:textId="6C73ED5E">
            <w:pPr>
              <w:pStyle w:val="ListBullet"/>
              <w:rPr>
                <w:b w:val="1"/>
                <w:bCs w:val="1"/>
              </w:rPr>
            </w:pPr>
            <w:r w:rsidRPr="000A886A" w:rsidR="00B03D90">
              <w:rPr>
                <w:b w:val="1"/>
                <w:bCs w:val="1"/>
              </w:rPr>
              <w:t xml:space="preserve">Online </w:t>
            </w:r>
            <w:r w:rsidRPr="000A886A" w:rsidR="6F94484F">
              <w:rPr>
                <w:b w:val="1"/>
                <w:bCs w:val="1"/>
              </w:rPr>
              <w:t>s</w:t>
            </w:r>
            <w:r w:rsidRPr="000A886A" w:rsidR="00B03D90">
              <w:rPr>
                <w:b w:val="1"/>
                <w:bCs w:val="1"/>
              </w:rPr>
              <w:t>earch</w:t>
            </w:r>
            <w:r w:rsidRPr="000A886A" w:rsidR="3C77DBF8">
              <w:rPr>
                <w:b w:val="1"/>
                <w:bCs w:val="1"/>
              </w:rPr>
              <w:t>:</w:t>
            </w:r>
          </w:p>
          <w:p w:rsidRPr="00F20382" w:rsidR="00F20382" w:rsidP="000A886A" w:rsidRDefault="00B03D90" w14:paraId="1D46A77F" w14:textId="6D531B8A">
            <w:pPr>
              <w:pStyle w:val="ListBullet2"/>
              <w:rPr>
                <w:rStyle w:val="Hyperlink"/>
                <w:color w:val="auto"/>
                <w:sz w:val="20"/>
                <w:szCs w:val="20"/>
              </w:rPr>
            </w:pPr>
            <w:r w:rsidR="00B03D90">
              <w:rPr/>
              <w:t>Read the introductory section of the Wikipedia article</w:t>
            </w:r>
            <w:r w:rsidR="00B03D90">
              <w:rPr/>
              <w:t xml:space="preserve"> </w:t>
            </w:r>
            <w:r w:rsidRPr="000A886A">
              <w:rPr>
                <w:lang w:val="en-CA" w:eastAsia="en-US"/>
              </w:rPr>
              <w:fldChar w:fldCharType="begin"/>
            </w:r>
            <w:r>
              <w:instrText xml:space="preserve">HYPERLINK "https://en.wikipedia.org/wiki/Digital_citizen" \h</w:instrText>
            </w:r>
            <w:r w:rsidRPr="000A886A">
              <w:rPr>
                <w:lang w:val="en-CA" w:eastAsia="en-US"/>
              </w:rPr>
              <w:fldChar w:fldCharType="separate"/>
            </w:r>
            <w:r w:rsidRPr="000A886A" w:rsidR="00B03D90">
              <w:rPr>
                <w:rStyle w:val="Hyperlink"/>
                <w:i w:val="1"/>
                <w:iCs w:val="1"/>
                <w:lang w:val="en-CA"/>
              </w:rPr>
              <w:t xml:space="preserve">Digital </w:t>
            </w:r>
            <w:r w:rsidRPr="000A886A" w:rsidR="74D535C0">
              <w:rPr>
                <w:rStyle w:val="Hyperlink"/>
                <w:i w:val="1"/>
                <w:iCs w:val="1"/>
                <w:lang w:val="en-CA"/>
              </w:rPr>
              <w:t>C</w:t>
            </w:r>
            <w:r w:rsidRPr="000A886A" w:rsidR="00B03D90">
              <w:rPr>
                <w:rStyle w:val="Hyperlink"/>
                <w:i w:val="1"/>
                <w:iCs w:val="1"/>
                <w:lang w:val="en-CA"/>
              </w:rPr>
              <w:t>itizen</w:t>
            </w:r>
            <w:r w:rsidRPr="000A886A">
              <w:rPr>
                <w:rStyle w:val="Hyperlink"/>
                <w:i w:val="1"/>
                <w:iCs w:val="1"/>
                <w:sz w:val="24"/>
                <w:szCs w:val="24"/>
                <w:lang w:val="en-CA" w:eastAsia="en-US"/>
              </w:rPr>
              <w:fldChar w:fldCharType="end"/>
            </w:r>
            <w:r w:rsidRPr="000A886A" w:rsidR="33C2FE09">
              <w:rPr>
                <w:rStyle w:val="Hyperlink"/>
                <w:i w:val="1"/>
                <w:iCs w:val="1"/>
              </w:rPr>
              <w:t xml:space="preserve"> </w:t>
            </w:r>
            <w:r w:rsidRPr="000A886A">
              <w:rPr>
                <w:rStyle w:val="Hyperlink"/>
                <w:i w:val="1"/>
                <w:iCs w:val="1"/>
              </w:rPr>
              <w:fldChar w:fldCharType="begin"/>
            </w:r>
            <w:r w:rsidRPr="000A886A">
              <w:rPr>
                <w:rStyle w:val="Hyperlink"/>
                <w:i w:val="1"/>
                <w:iCs w:val="1"/>
              </w:rPr>
              <w:instrText xml:space="preserve"> ADDIN ZOTERO_ITEM CSL_CITATION {"citationID":"ebFte3nH","properties":{"formattedCitation":"(2024)","plainCitation":"(2024)","noteIndex":0},"citationItems":[{"id":283,"uris":["http://zotero.org/users/14693029/items/WBF5L5WU"],"itemData":{"id":283,"type":"entry-encyclopedia","abstract":"The term digital citizen is used with different meanings. According to the definition provided by Karen Mossberger, one of the authors of Digital Citizenship: The Internet, Society, and Participation, digital citizens are \"those who use the internet regularly and effectively.\" In this sense, a digital citizen is a person using information technology (IT) in order to engage in society, politics, and government. \nMore recent elaborations of the concept define digital citizenship as the self-enactment of people’s role in society through the use of digital technologies, stressing the empowering and democratizing characteristics of the citizenship idea. These theories aim at taking into account the ever increasing datafication of contemporary societies (as can be symbolically linked to the Snowden leaks), which radically called into question the meaning of “being (digital) citizens in a datafied society”, also referred to as the “algorithmic society”, which is characterised by the increasing datafication of social life and the pervasive presence of surveillance practices – see surveillance and surveillance capitalism, the use of Artificial Intelligence, and Big Data.\n\nDatafication presents crucial challenges for the very notion of citizenship, so that data collection can no longer be seen as an issue of privacy alone so that:We cannot simply assume that being a citizen online already means something (whether it is the ability to participate or the ability to stay safe) and then look for those whose conduct conforms to this meaning Instead, the idea of digital citizenship shall reflect the idea that we are no longer mere “users” of technologies since they shape our agency both as individuals and as citizens.\nDigital citizenship is the responsible and respectful use of technology to engage online, find reliable sources, and protect and promote human rights. It teaches skills to communicate, collaborate, and act positively on any online platform. It also teaches empathy, privacy protection, and security measures to prevent data breaches and identity theft.","container-title":"Wikipedia","language":"en","license":"Creative Commons Attribution-ShareAlike License","note":"Page Version ID: 1225442872","source":"Wikipedia","title":"Digital citizen","URL":"https://en.wikipedia.org/w/index.php?title=Digital_citizen&amp;oldid=1225442872","issued":{"date-parts":[["2024",5,24]]}},"label":"page","suppress-author":true}],"schema":"https://github.com/citation-style-language/schema/raw/master/csl-citation.json"} </w:instrText>
            </w:r>
            <w:r w:rsidRPr="000A886A">
              <w:rPr>
                <w:rStyle w:val="Hyperlink"/>
                <w:i w:val="1"/>
                <w:iCs w:val="1"/>
              </w:rPr>
              <w:fldChar w:fldCharType="separate"/>
            </w:r>
            <w:r w:rsidRPr="000A886A" w:rsidR="11C6DBF9">
              <w:rPr>
                <w:rFonts w:ascii="Aptos" w:hAnsi="Aptos"/>
              </w:rPr>
              <w:t>(2024)</w:t>
            </w:r>
            <w:r w:rsidRPr="000A886A">
              <w:rPr>
                <w:rStyle w:val="Hyperlink"/>
                <w:i w:val="1"/>
                <w:iCs w:val="1"/>
              </w:rPr>
              <w:fldChar w:fldCharType="end"/>
            </w:r>
            <w:r w:rsidRPr="000A886A" w:rsidR="11C6DBF9">
              <w:rPr>
                <w:rStyle w:val="Hyperlink"/>
              </w:rPr>
              <w:t>.</w:t>
            </w:r>
          </w:p>
          <w:p w:rsidR="00B03D90" w:rsidP="000A886A" w:rsidRDefault="00B03D90" w14:paraId="083A8616" w14:textId="0ADF83CD">
            <w:pPr>
              <w:pStyle w:val="ListBullet2"/>
              <w:rPr/>
            </w:pPr>
            <w:r w:rsidR="00B03D90">
              <w:rPr/>
              <w:t xml:space="preserve">Conduct a general search for “definition of digital citizen.” Choose the two best definitions and add these to the library of your citation management tool (Zotero </w:t>
            </w:r>
            <w:r w:rsidR="11C6DBF9">
              <w:rPr/>
              <w:t xml:space="preserve">or </w:t>
            </w:r>
            <w:r w:rsidR="00B03D90">
              <w:rPr/>
              <w:t>Obsidian),</w:t>
            </w:r>
            <w:r w:rsidR="00B03D90">
              <w:rPr/>
              <w:t>or keep a record for citation purposes.</w:t>
            </w:r>
          </w:p>
          <w:p w:rsidR="00B03D90" w:rsidP="000A886A" w:rsidRDefault="001E7BE5" w14:paraId="083A8617" w14:textId="45A99279">
            <w:pPr>
              <w:pStyle w:val="ListBullet2"/>
              <w:rPr/>
            </w:pPr>
            <w:r w:rsidR="344B6353">
              <w:rPr/>
              <w:t>L</w:t>
            </w:r>
            <w:r w:rsidR="00B03D90">
              <w:rPr/>
              <w:t>ocate one recent scholarly definition for “digital citizen.” Record the reference for citation purposes. How recent is the reference?</w:t>
            </w:r>
          </w:p>
          <w:p w:rsidRPr="00A42A39" w:rsidR="00B03D90" w:rsidP="00A42A39" w:rsidRDefault="00B03D90" w14:paraId="083A8618" w14:textId="05F89BA1">
            <w:pPr>
              <w:pStyle w:val="ListBullet"/>
              <w:rPr>
                <w:b w:val="1"/>
                <w:bCs w:val="1"/>
              </w:rPr>
            </w:pPr>
            <w:r w:rsidRPr="000A886A" w:rsidR="00B03D90">
              <w:rPr>
                <w:b w:val="1"/>
                <w:bCs w:val="1"/>
              </w:rPr>
              <w:t xml:space="preserve">Social </w:t>
            </w:r>
            <w:r w:rsidRPr="000A886A" w:rsidR="6F94484F">
              <w:rPr>
                <w:b w:val="1"/>
                <w:bCs w:val="1"/>
              </w:rPr>
              <w:t>m</w:t>
            </w:r>
            <w:r w:rsidRPr="000A886A" w:rsidR="00B03D90">
              <w:rPr>
                <w:b w:val="1"/>
                <w:bCs w:val="1"/>
              </w:rPr>
              <w:t xml:space="preserve">edia </w:t>
            </w:r>
            <w:r w:rsidRPr="000A886A" w:rsidR="6F94484F">
              <w:rPr>
                <w:b w:val="1"/>
                <w:bCs w:val="1"/>
              </w:rPr>
              <w:t>s</w:t>
            </w:r>
            <w:r w:rsidRPr="000A886A" w:rsidR="00B03D90">
              <w:rPr>
                <w:b w:val="1"/>
                <w:bCs w:val="1"/>
              </w:rPr>
              <w:t>earch</w:t>
            </w:r>
            <w:r w:rsidRPr="000A886A" w:rsidR="3C77DBF8">
              <w:rPr>
                <w:b w:val="1"/>
                <w:bCs w:val="1"/>
              </w:rPr>
              <w:t>:</w:t>
            </w:r>
          </w:p>
          <w:p w:rsidR="00B03D90" w:rsidP="000A886A" w:rsidRDefault="00B03D90" w14:paraId="083A8619" w14:textId="59707378">
            <w:pPr>
              <w:pStyle w:val="ListBullet2"/>
              <w:rPr/>
            </w:pPr>
            <w:r w:rsidR="00B03D90">
              <w:rPr/>
              <w:t xml:space="preserve">Explore </w:t>
            </w:r>
            <w:r w:rsidR="00B03D90">
              <w:rPr/>
              <w:t>recent tweets</w:t>
            </w:r>
            <w:r w:rsidR="344B6353">
              <w:rPr/>
              <w:t xml:space="preserve"> or posts</w:t>
            </w:r>
            <w:r w:rsidR="00B03D90">
              <w:rPr/>
              <w:t xml:space="preserve"> (on X or whichever social media app you prefer) using the following hashtags: #digitalcitizenship, #digiciz, and #digicit. Compile a list of elements relating to the concept of digital citizenship.</w:t>
            </w:r>
          </w:p>
          <w:p w:rsidRPr="00A42A39" w:rsidR="00950767" w:rsidP="00A42A39" w:rsidRDefault="00B03D90" w14:paraId="58D2605F" w14:textId="2997490A">
            <w:pPr>
              <w:pStyle w:val="ListBullet"/>
              <w:rPr>
                <w:b w:val="1"/>
                <w:bCs w:val="1"/>
              </w:rPr>
            </w:pPr>
            <w:r w:rsidRPr="000A886A" w:rsidR="228CFFD7">
              <w:rPr>
                <w:b w:val="1"/>
                <w:bCs w:val="1"/>
              </w:rPr>
              <w:t>R</w:t>
            </w:r>
            <w:r w:rsidRPr="000A886A" w:rsidR="00B03D90">
              <w:rPr>
                <w:b w:val="1"/>
                <w:bCs w:val="1"/>
              </w:rPr>
              <w:t>ead</w:t>
            </w:r>
            <w:r w:rsidRPr="000A886A" w:rsidR="228CFFD7">
              <w:rPr>
                <w:b w:val="1"/>
                <w:bCs w:val="1"/>
              </w:rPr>
              <w:t xml:space="preserve"> and </w:t>
            </w:r>
            <w:r w:rsidRPr="000A886A" w:rsidR="228CFFD7">
              <w:rPr>
                <w:b w:val="1"/>
                <w:bCs w:val="1"/>
              </w:rPr>
              <w:t>identify</w:t>
            </w:r>
            <w:r w:rsidRPr="000A886A" w:rsidR="3C77DBF8">
              <w:rPr>
                <w:b w:val="1"/>
                <w:bCs w:val="1"/>
              </w:rPr>
              <w:t>:</w:t>
            </w:r>
          </w:p>
          <w:p w:rsidR="00A55476" w:rsidP="000A886A" w:rsidRDefault="00B03D90" w14:paraId="55D8CEB1" w14:textId="6166025D">
            <w:pPr>
              <w:pStyle w:val="ListBullet2"/>
              <w:rPr/>
            </w:pPr>
            <w:r w:rsidR="00B03D90">
              <w:rPr/>
              <w:t xml:space="preserve">Read </w:t>
            </w:r>
            <w:r w:rsidRPr="000A886A" w:rsidR="008C3741">
              <w:rPr>
                <w:i w:val="1"/>
                <w:iCs w:val="1"/>
                <w:sz w:val="24"/>
                <w:szCs w:val="24"/>
                <w:lang w:val="en-CA" w:eastAsia="en-US"/>
              </w:rPr>
              <w:fldChar w:fldCharType="begin"/>
            </w:r>
            <w:r w:rsidRPr="000A886A" w:rsidR="008C3741">
              <w:rPr>
                <w:i w:val="1"/>
                <w:iCs w:val="1"/>
                <w:lang w:val="en-CA"/>
              </w:rPr>
              <w:instrText>HYPERLINK "https://www.digitalcitizenship.net/nine-elements.html" \h</w:instrText>
            </w:r>
            <w:r w:rsidRPr="00677832" w:rsidR="008C3741">
              <w:rPr>
                <w:i/>
                <w:iCs/>
                <w:sz w:val="24"/>
                <w:szCs w:val="24"/>
              </w:rPr>
            </w:r>
            <w:r w:rsidRPr="000A886A" w:rsidR="008C3741">
              <w:rPr>
                <w:i w:val="1"/>
                <w:iCs w:val="1"/>
                <w:lang w:val="en-CA" w:eastAsia="en-US"/>
              </w:rPr>
              <w:fldChar w:fldCharType="separate"/>
            </w:r>
            <w:r w:rsidRPr="000A886A" w:rsidR="00B03D90">
              <w:rPr>
                <w:rStyle w:val="Hyperlink"/>
                <w:i w:val="1"/>
                <w:iCs w:val="1"/>
                <w:lang w:val="en-CA"/>
              </w:rPr>
              <w:t xml:space="preserve">Nine </w:t>
            </w:r>
            <w:r w:rsidRPr="000A886A" w:rsidR="6F280147">
              <w:rPr>
                <w:rStyle w:val="Hyperlink"/>
                <w:i w:val="1"/>
                <w:iCs w:val="1"/>
                <w:lang w:val="en-CA"/>
              </w:rPr>
              <w:t>Themes</w:t>
            </w:r>
            <w:r w:rsidRPr="000A886A" w:rsidR="00B03D90">
              <w:rPr>
                <w:rStyle w:val="Hyperlink"/>
                <w:i w:val="1"/>
                <w:iCs w:val="1"/>
                <w:lang w:val="en-CA"/>
              </w:rPr>
              <w:t xml:space="preserve"> of </w:t>
            </w:r>
            <w:r w:rsidRPr="000A886A" w:rsidR="344B6353">
              <w:rPr>
                <w:rStyle w:val="Hyperlink"/>
                <w:i w:val="1"/>
                <w:iCs w:val="1"/>
                <w:lang w:val="en-CA"/>
              </w:rPr>
              <w:t>D</w:t>
            </w:r>
            <w:r w:rsidRPr="000A886A" w:rsidR="00B03D90">
              <w:rPr>
                <w:rStyle w:val="Hyperlink"/>
                <w:i w:val="1"/>
                <w:iCs w:val="1"/>
                <w:lang w:val="en-CA"/>
              </w:rPr>
              <w:t xml:space="preserve">igital </w:t>
            </w:r>
            <w:r w:rsidRPr="000A886A" w:rsidR="344B6353">
              <w:rPr>
                <w:rStyle w:val="Hyperlink"/>
                <w:i w:val="1"/>
                <w:iCs w:val="1"/>
                <w:lang w:val="en-CA"/>
              </w:rPr>
              <w:t>C</w:t>
            </w:r>
            <w:r w:rsidRPr="000A886A" w:rsidR="00B03D90">
              <w:rPr>
                <w:rStyle w:val="Hyperlink"/>
                <w:i w:val="1"/>
                <w:iCs w:val="1"/>
                <w:lang w:val="en-CA"/>
              </w:rPr>
              <w:t>itizenship</w:t>
            </w:r>
            <w:r w:rsidRPr="000A886A" w:rsidR="008C3741">
              <w:rPr>
                <w:rStyle w:val="Hyperlink"/>
                <w:i w:val="1"/>
                <w:iCs w:val="1"/>
                <w:sz w:val="24"/>
                <w:szCs w:val="24"/>
                <w:lang w:val="en-CA" w:eastAsia="en-US"/>
              </w:rPr>
              <w:fldChar w:fldCharType="end"/>
            </w:r>
            <w:r w:rsidR="00B03D90">
              <w:rPr/>
              <w:t xml:space="preserve"> </w:t>
            </w:r>
            <w:r w:rsidR="00A53DF0">
              <w:fldChar w:fldCharType="begin"/>
            </w:r>
            <w:r w:rsidR="005E1157">
              <w:instrText xml:space="preserve"> ADDIN ZOTERO_ITEM CSL_CITATION {"citationID":"adioM5kr","properties":{"formattedCitation":"(2023)","plainCitation":"(2023)","noteIndex":0},"citationItems":[{"id":285,"uris":["http://zotero.org/users/14693029/items/2DWLMNZ8"],"itemData":{"id":285,"type":"webpage","language":"en","title":"Nine themes of digital citizenship","URL":"http://www.digitalcitizenship.net/nine-elements.html","author":[{"family":"Digital Citizenship","given":""}],"issued":{"date-parts":[["2023"]]}},"label":"page","suppress-author":true}],"schema":"https://github.com/citation-style-language/schema/raw/master/csl-citation.json"} </w:instrText>
            </w:r>
            <w:r w:rsidR="00A53DF0">
              <w:fldChar w:fldCharType="separate"/>
            </w:r>
            <w:r w:rsidRPr="004564E0" w:rsidR="6ADA2156">
              <w:rPr>
                <w:rFonts w:ascii="Aptos" w:hAnsi="Aptos"/>
              </w:rPr>
              <w:t>(2023)</w:t>
            </w:r>
            <w:r w:rsidR="00A53DF0">
              <w:fldChar w:fldCharType="end"/>
            </w:r>
            <w:r w:rsidR="6ADA2156">
              <w:rPr/>
              <w:t xml:space="preserve">, and </w:t>
            </w:r>
            <w:r w:rsidR="6ADA2156">
              <w:rPr/>
              <w:t>s</w:t>
            </w:r>
            <w:r w:rsidR="00B03D90">
              <w:rPr/>
              <w:t xml:space="preserve">earch for other academic articles on digital citizenship using Google Scholar, </w:t>
            </w:r>
            <w:r w:rsidR="00B03D90">
              <w:rPr/>
              <w:t>LitMaps</w:t>
            </w:r>
            <w:r w:rsidR="00B03D90">
              <w:rPr/>
              <w:t>, or the TWU Library.</w:t>
            </w:r>
          </w:p>
          <w:p w:rsidR="00B03D90" w:rsidP="000A886A" w:rsidRDefault="00B03D90" w14:paraId="083A861B" w14:textId="0AB154E6">
            <w:pPr>
              <w:pStyle w:val="ListBullet2"/>
              <w:rPr/>
            </w:pPr>
            <w:r w:rsidR="00B03D90">
              <w:rPr/>
              <w:t xml:space="preserve">Generate a table listing the nine elements of digital citizenship and </w:t>
            </w:r>
            <w:r w:rsidR="00B03D90">
              <w:rPr/>
              <w:t>identify</w:t>
            </w:r>
            <w:r w:rsidR="00B03D90">
              <w:rPr/>
              <w:t xml:space="preserve"> a practical example of </w:t>
            </w:r>
            <w:r w:rsidR="5A748697">
              <w:rPr/>
              <w:t xml:space="preserve">each </w:t>
            </w:r>
            <w:r w:rsidR="00B03D90">
              <w:rPr/>
              <w:t>element for your academic study</w:t>
            </w:r>
            <w:r w:rsidR="000AB9A3">
              <w:rPr/>
              <w:t>. F</w:t>
            </w:r>
            <w:r w:rsidR="00B03D90">
              <w:rPr/>
              <w:t>or example:</w:t>
            </w:r>
          </w:p>
          <w:tbl>
            <w:tblPr>
              <w:tblStyle w:val="Table"/>
              <w:tblW w:w="5000" w:type="pct"/>
              <w:tblLayout w:type="fixed"/>
              <w:tblLook w:val="0020" w:firstRow="1" w:lastRow="0" w:firstColumn="0" w:lastColumn="0" w:noHBand="0" w:noVBand="0"/>
            </w:tblPr>
            <w:tblGrid>
              <w:gridCol w:w="2622"/>
              <w:gridCol w:w="6400"/>
            </w:tblGrid>
            <w:tr w:rsidR="00B03D90" w:rsidTr="000A886A" w14:paraId="083A861E" w14:textId="77777777">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1C" w14:textId="77777777">
                  <w:pPr>
                    <w:pStyle w:val="Compact"/>
                  </w:pPr>
                  <w:r>
                    <w:rPr>
                      <w:b/>
                      <w:bCs/>
                    </w:rPr>
                    <w:t>Element</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1D" w14:textId="77777777">
                  <w:pPr>
                    <w:pStyle w:val="Compact"/>
                  </w:pPr>
                  <w:r>
                    <w:rPr>
                      <w:b/>
                      <w:bCs/>
                    </w:rPr>
                    <w:t>Academic Study Example</w:t>
                  </w:r>
                </w:p>
              </w:tc>
            </w:tr>
            <w:tr w:rsidR="00B03D90" w:rsidTr="000A886A" w14:paraId="083A8621"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1F" w14:textId="77777777">
                  <w:pPr>
                    <w:pStyle w:val="Compact"/>
                  </w:pPr>
                  <w:r>
                    <w:t>Digital access</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0" w14:textId="73B1BFF1">
                  <w:pPr>
                    <w:pStyle w:val="Compact"/>
                  </w:pPr>
                  <w:r w:rsidR="00B03D90">
                    <w:rPr/>
                    <w:t>Students from low</w:t>
                  </w:r>
                  <w:r w:rsidR="1FB771E5">
                    <w:rPr/>
                    <w:t>-</w:t>
                  </w:r>
                  <w:r w:rsidR="00B03D90">
                    <w:rPr/>
                    <w:t xml:space="preserve">income countries may not have reliable or affordable access to the </w:t>
                  </w:r>
                  <w:r w:rsidR="1FB771E5">
                    <w:rPr/>
                    <w:t>i</w:t>
                  </w:r>
                  <w:r w:rsidR="00B03D90">
                    <w:rPr/>
                    <w:t>nternet</w:t>
                  </w:r>
                </w:p>
              </w:tc>
            </w:tr>
            <w:tr w:rsidR="00B03D90" w:rsidTr="000A886A" w14:paraId="083A8624"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22" w14:textId="77777777">
                  <w:pPr>
                    <w:pStyle w:val="Compact"/>
                  </w:pPr>
                  <w:r>
                    <w:t>Digital commerce</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3" w14:textId="77777777">
                  <w:pPr>
                    <w:pStyle w:val="Compact"/>
                  </w:pPr>
                </w:p>
              </w:tc>
            </w:tr>
            <w:tr w:rsidR="00B03D90" w:rsidTr="000A886A" w14:paraId="083A8627"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25" w14:textId="77777777">
                  <w:pPr>
                    <w:pStyle w:val="Compact"/>
                  </w:pPr>
                  <w:r>
                    <w:t>Digital communication</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6" w14:textId="77777777">
                  <w:pPr>
                    <w:pStyle w:val="Compact"/>
                  </w:pPr>
                </w:p>
              </w:tc>
            </w:tr>
            <w:tr w:rsidR="00B03D90" w:rsidTr="000A886A" w14:paraId="083A862A"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28" w14:textId="77777777">
                  <w:pPr>
                    <w:pStyle w:val="Compact"/>
                  </w:pPr>
                  <w:r>
                    <w:t>Digital literacy</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9" w14:textId="77777777">
                  <w:pPr>
                    <w:pStyle w:val="Compact"/>
                  </w:pPr>
                </w:p>
              </w:tc>
            </w:tr>
            <w:tr w:rsidR="00B03D90" w:rsidTr="000A886A" w14:paraId="083A862D"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2B" w14:textId="77777777">
                  <w:pPr>
                    <w:pStyle w:val="Compact"/>
                  </w:pPr>
                  <w:r>
                    <w:t>Digital etiquette</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C" w14:textId="77777777">
                  <w:pPr>
                    <w:pStyle w:val="Compact"/>
                  </w:pPr>
                </w:p>
              </w:tc>
            </w:tr>
            <w:tr w:rsidR="00B03D90" w:rsidTr="000A886A" w14:paraId="083A8630"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2E" w14:textId="77777777">
                  <w:pPr>
                    <w:pStyle w:val="Compact"/>
                  </w:pPr>
                  <w:r>
                    <w:t>Digital law</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2F" w14:textId="77777777">
                  <w:pPr>
                    <w:pStyle w:val="Compact"/>
                  </w:pPr>
                </w:p>
              </w:tc>
            </w:tr>
            <w:tr w:rsidR="00B03D90" w:rsidTr="000A886A" w14:paraId="083A8633"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31" w14:textId="77777777">
                  <w:pPr>
                    <w:pStyle w:val="Compact"/>
                  </w:pPr>
                  <w:r>
                    <w:t>Digital rights and responsibilities</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32" w14:textId="77777777">
                  <w:pPr>
                    <w:pStyle w:val="Compact"/>
                  </w:pPr>
                </w:p>
              </w:tc>
            </w:tr>
            <w:tr w:rsidR="00B03D90" w:rsidTr="000A886A" w14:paraId="083A8636"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34" w14:textId="77777777">
                  <w:pPr>
                    <w:pStyle w:val="Compact"/>
                  </w:pPr>
                  <w:r>
                    <w:t>Digital health and wellness</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35" w14:textId="77777777">
                  <w:pPr>
                    <w:pStyle w:val="Compact"/>
                  </w:pPr>
                </w:p>
              </w:tc>
            </w:tr>
            <w:tr w:rsidR="00B03D90" w:rsidTr="000A886A" w14:paraId="083A8639"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37" w14:textId="77777777">
                  <w:pPr>
                    <w:pStyle w:val="Compact"/>
                  </w:pPr>
                  <w:r>
                    <w:t>Digital security</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38" w14:textId="77777777">
                  <w:pPr>
                    <w:pStyle w:val="Compact"/>
                  </w:pPr>
                </w:p>
              </w:tc>
            </w:tr>
          </w:tbl>
          <w:p w:rsidR="00841B2C" w:rsidRDefault="00841B2C" w14:paraId="7C72DC13" w14:textId="77777777">
            <w:pPr>
              <w:pStyle w:val="BodyText"/>
              <w:rPr>
                <w:b w:val="1"/>
                <w:bCs w:val="1"/>
              </w:rPr>
            </w:pPr>
          </w:p>
          <w:p w:rsidR="00B07C6E" w:rsidP="00DD07DA" w:rsidRDefault="00B03D90" w14:paraId="33D5F8E0" w14:textId="0259FEA9">
            <w:pPr>
              <w:pStyle w:val="ListBullet"/>
              <w:rPr/>
            </w:pPr>
            <w:r w:rsidRPr="000A886A" w:rsidR="00B03D90">
              <w:rPr>
                <w:b w:val="1"/>
                <w:bCs w:val="1"/>
              </w:rPr>
              <w:t>Define</w:t>
            </w:r>
            <w:r w:rsidR="00B03D90">
              <w:rPr/>
              <w:t xml:space="preserve"> </w:t>
            </w:r>
            <w:r w:rsidR="6F94484F">
              <w:rPr/>
              <w:t>d</w:t>
            </w:r>
            <w:r w:rsidR="00B03D90">
              <w:rPr/>
              <w:t xml:space="preserve">igital </w:t>
            </w:r>
            <w:r w:rsidR="6F94484F">
              <w:rPr/>
              <w:t>c</w:t>
            </w:r>
            <w:r w:rsidR="00B03D90">
              <w:rPr/>
              <w:t>itizenship</w:t>
            </w:r>
          </w:p>
          <w:p w:rsidR="00B03D90" w:rsidP="000A886A" w:rsidRDefault="00B03D90" w14:paraId="083A863A" w14:textId="39D1772E">
            <w:pPr>
              <w:pStyle w:val="ListBullet2"/>
              <w:rPr/>
            </w:pPr>
            <w:r w:rsidR="00B03D90">
              <w:rPr/>
              <w:t xml:space="preserve">After completing the steps above, revise your personal description of digital citizenship. Does your new definition differ from your </w:t>
            </w:r>
            <w:r w:rsidR="00B03D90">
              <w:rPr/>
              <w:t>initial</w:t>
            </w:r>
            <w:r w:rsidR="00B03D90">
              <w:rPr/>
              <w:t xml:space="preserve"> description?</w:t>
            </w:r>
          </w:p>
          <w:p w:rsidR="008008A4" w:rsidP="000A886A" w:rsidRDefault="00B03D90" w14:paraId="6A80E394" w14:textId="03EF9E21">
            <w:pPr>
              <w:pStyle w:val="ListBullet"/>
              <w:rPr/>
            </w:pPr>
            <w:r w:rsidRPr="000A886A" w:rsidR="00B03D90">
              <w:rPr>
                <w:b w:val="1"/>
                <w:bCs w:val="1"/>
              </w:rPr>
              <w:t>Share</w:t>
            </w:r>
            <w:r w:rsidR="00B03D90">
              <w:rPr/>
              <w:t xml:space="preserve"> </w:t>
            </w:r>
            <w:r w:rsidR="6F94484F">
              <w:rPr/>
              <w:t>y</w:t>
            </w:r>
            <w:r w:rsidR="00B03D90">
              <w:rPr/>
              <w:t xml:space="preserve">our </w:t>
            </w:r>
            <w:r w:rsidR="6F94484F">
              <w:rPr/>
              <w:t>i</w:t>
            </w:r>
            <w:r w:rsidR="00B03D90">
              <w:rPr/>
              <w:t>nsights</w:t>
            </w:r>
            <w:r w:rsidR="20F47305">
              <w:rPr/>
              <w:t>. Share a reflection on this activity by posting either in your blog or on Discourse. For example:</w:t>
            </w:r>
          </w:p>
          <w:p w:rsidRPr="002F7EA0" w:rsidR="00B03D90" w:rsidP="000A886A" w:rsidRDefault="00B03D90" w14:paraId="083A863D" w14:textId="008C78A5">
            <w:pPr>
              <w:pStyle w:val="ListBullet2"/>
              <w:rPr>
                <w:lang w:val="en-CA"/>
              </w:rPr>
            </w:pPr>
            <w:r w:rsidRPr="000A886A" w:rsidR="00B03D90">
              <w:rPr>
                <w:lang w:val="en-CA"/>
              </w:rPr>
              <w:t xml:space="preserve">I </w:t>
            </w:r>
            <w:r w:rsidRPr="000A886A" w:rsidR="00B03D90">
              <w:rPr>
                <w:lang w:val="en-CA"/>
              </w:rPr>
              <w:t>didn’t</w:t>
            </w:r>
            <w:r w:rsidRPr="000A886A" w:rsidR="00B03D90">
              <w:rPr>
                <w:lang w:val="en-CA"/>
              </w:rPr>
              <w:t xml:space="preserve"> realize the … is part of digital citizenship because …</w:t>
            </w:r>
          </w:p>
          <w:p w:rsidRPr="002F7EA0" w:rsidR="00B03D90" w:rsidP="000A886A" w:rsidRDefault="00B03D90" w14:paraId="083A863E" w14:textId="77777777">
            <w:pPr>
              <w:pStyle w:val="ListBullet2"/>
              <w:rPr>
                <w:lang w:val="en-CA"/>
              </w:rPr>
            </w:pPr>
            <w:r w:rsidRPr="000A886A" w:rsidR="00B03D90">
              <w:rPr>
                <w:lang w:val="en-CA"/>
              </w:rPr>
              <w:t>… is not particularly relevant for university learners because …</w:t>
            </w:r>
          </w:p>
          <w:p w:rsidR="00B03D90" w:rsidP="000A886A" w:rsidRDefault="00B03D90" w14:paraId="083A863F" w14:textId="77777777">
            <w:pPr>
              <w:pStyle w:val="ListBullet2"/>
              <w:rPr>
                <w:lang w:val="en-CA"/>
              </w:rPr>
            </w:pPr>
            <w:r w:rsidRPr="000A886A" w:rsidR="00B03D90">
              <w:rPr>
                <w:lang w:val="en-CA"/>
              </w:rPr>
              <w:t>… is particularly relevant for university learners because …</w:t>
            </w:r>
          </w:p>
        </w:tc>
      </w:tr>
    </w:tbl>
    <w:p w:rsidR="00B03D90" w:rsidP="00D26D8C" w:rsidRDefault="00B03D90" w14:paraId="083A8641" w14:textId="77777777">
      <w:pPr>
        <w:pStyle w:val="Heading4"/>
      </w:pPr>
      <w:bookmarkStart w:name="rights-and-responsibilities" w:id="352"/>
      <w:bookmarkEnd w:id="231"/>
      <w:r>
        <w:t>Rights and Responsibilities</w:t>
      </w:r>
    </w:p>
    <w:p w:rsidR="00B03D90" w:rsidRDefault="00B03D90" w14:paraId="083A8642" w14:textId="77777777">
      <w:pPr>
        <w:pStyle w:val="FirstParagraph"/>
      </w:pPr>
      <w:r w:rsidR="00B03D90">
        <w:rPr/>
        <w:t xml:space="preserve">The concept of citizenship encompasses the rights and responsibilities of individuals. We need to consider what rights and responsibilities come with digital citizenship. </w:t>
      </w:r>
      <w:r w:rsidR="00B03D90">
        <w:rPr/>
        <w:t>In this mini challenge, we explore this topic with particular emphasis on the rights and responsibilities associated with learning in a digital age.</w:t>
      </w:r>
    </w:p>
    <w:p w:rsidR="00B03D90" w:rsidRDefault="00B03D90" w14:paraId="083A8643" w14:textId="5ACDCD59">
      <w:pPr>
        <w:pStyle w:val="BodyText"/>
      </w:pPr>
      <w:r w:rsidR="00B03D90">
        <w:rPr/>
        <w:t>Following the hype of massive open online courses (MOOC) and the New York Times declaring 2012 the “</w:t>
      </w:r>
      <w:hyperlink r:id="Ra6774a79b82a4851">
        <w:r w:rsidRPr="000A886A" w:rsidR="00B03D90">
          <w:rPr>
            <w:rStyle w:val="Hyperlink"/>
          </w:rPr>
          <w:t>year of the MOOC</w:t>
        </w:r>
      </w:hyperlink>
      <w:r w:rsidR="00C46BB0">
        <w:rPr/>
        <w:t>,”</w:t>
      </w:r>
      <w:r w:rsidR="00B03D90">
        <w:rPr/>
        <w:t xml:space="preserve"> a small group of educators drafted </w:t>
      </w:r>
      <w:r w:rsidRPr="000A886A" w:rsidR="00B03D90">
        <w:rPr>
          <w:i w:val="1"/>
          <w:iCs w:val="1"/>
        </w:rPr>
        <w:t>A Bill of Rights and Principles for Learning in a Digital Age</w:t>
      </w:r>
      <w:r w:rsidRPr="000A886A" w:rsidR="004619BC">
        <w:rPr>
          <w:i w:val="1"/>
          <w:iCs w:val="1"/>
        </w:rPr>
        <w:t xml:space="preserve"> </w:t>
      </w:r>
      <w:r w:rsidRPr="000A886A">
        <w:rPr>
          <w:i w:val="1"/>
          <w:iCs w:val="1"/>
        </w:rPr>
        <w:fldChar w:fldCharType="begin"/>
      </w:r>
      <w:r w:rsidRPr="000A886A">
        <w:rPr>
          <w:i w:val="1"/>
          <w:iCs w:val="1"/>
        </w:rPr>
        <w:instrText xml:space="preserve"> ADDIN ZOTERO_ITEM CSL_CITATION {"citationID":"WYqWxu6e","properties":{"formattedCitation":"(Ng, 2013)","plainCitation":"(Ng, 2013)","noteIndex":0},"citationItems":[{"id":287,"uris":["http://zotero.org/users/14693029/items/8LNEXMR2"],"itemData":{"id":287,"type":"webpage","abstract":"Preamble Work on this Bill of Rights &amp; Principles began in Palo Alto, California, on December 14, 2012. We convened a group of people passionate about learning, about serving today’s students, and about using every tool we could imagine to respond better to the needs of students in a global, interactive, digitally connected world. The …","container-title":"Udacity","language":"en-US","note":"section: Learning and Motivation","title":"A bill of rights and principles for learning in the digital age","URL":"https://www.udacity.com/blog/2013/01/a-bill-of-rights-and-principles-for.html","author":[{"family":"Ng","given":"K."}],"accessed":{"date-parts":[["2024",8,4]]},"issued":{"date-parts":[["2013",1,24]]}}}],"schema":"https://github.com/citation-style-language/schema/raw/master/csl-citation.json"} </w:instrText>
      </w:r>
      <w:r w:rsidRPr="000A886A">
        <w:rPr>
          <w:i w:val="1"/>
          <w:iCs w:val="1"/>
        </w:rPr>
        <w:fldChar w:fldCharType="separate"/>
      </w:r>
      <w:r w:rsidRPr="000A886A" w:rsidR="004619BC">
        <w:rPr>
          <w:rFonts w:ascii="Aptos" w:hAnsi="Aptos"/>
        </w:rPr>
        <w:t>(Ng, 2013)</w:t>
      </w:r>
      <w:r w:rsidRPr="000A886A">
        <w:rPr>
          <w:i w:val="1"/>
          <w:iCs w:val="1"/>
        </w:rPr>
        <w:fldChar w:fldCharType="end"/>
      </w:r>
      <w:r w:rsidR="00B03D90">
        <w:rPr/>
        <w:t>.</w:t>
      </w:r>
      <w:r w:rsidR="00B03D90">
        <w:rPr/>
        <w:t xml:space="preserve"> This document forms the basis for a course discussion on the rights and responsibilities of digital citizens.</w:t>
      </w:r>
    </w:p>
    <w:p w:rsidR="00B03D90" w:rsidRDefault="00B03D90" w14:paraId="083A8644" w14:textId="3CC19439">
      <w:pPr>
        <w:pStyle w:val="Heading3"/>
      </w:pPr>
      <w:bookmarkStart w:name="Xcba730cda40ccd25a3f78d065e4796a38ca8b9a" w:id="360"/>
      <w:bookmarkEnd w:id="352"/>
      <w:r w:rsidR="00B03D90">
        <w:rPr/>
        <w:t>5.1.4 Activity: Rights</w:t>
      </w:r>
      <w:r w:rsidR="004619BC">
        <w:rPr/>
        <w:t xml:space="preserve"> and</w:t>
      </w:r>
      <w:r w:rsidR="00B03D90">
        <w:rPr/>
        <w:t xml:space="preserve"> Responsibilities of Digital Citizens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00A886A" w14:paraId="083A8655"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45" w14:textId="77777777">
            <w:pPr>
              <w:pStyle w:val="FirstParagraph"/>
              <w:spacing w:before="16" w:after="64"/>
            </w:pPr>
          </w:p>
          <w:p w:rsidR="00B03D90" w:rsidP="000A886A" w:rsidRDefault="00B03D90" w14:paraId="083A8646" w14:textId="5A50A47F">
            <w:pPr>
              <w:pStyle w:val="ListBullet"/>
              <w:rPr/>
            </w:pPr>
            <w:r w:rsidRPr="000A886A" w:rsidR="00B03D90">
              <w:rPr>
                <w:b w:val="1"/>
                <w:bCs w:val="1"/>
              </w:rPr>
              <w:t>Search:</w:t>
            </w:r>
            <w:r w:rsidR="00B03D90">
              <w:rPr/>
              <w:t xml:space="preserve"> Conduct a general search for rights and responsibilities of digital citizenship to </w:t>
            </w:r>
            <w:r w:rsidR="00B03D90">
              <w:rPr/>
              <w:t>assist</w:t>
            </w:r>
            <w:r w:rsidR="00B03D90">
              <w:rPr/>
              <w:t xml:space="preserve"> in refining your own list for university online study. Your search is likely to generate many results developed for the school sector, so you need to evaluate </w:t>
            </w:r>
            <w:r w:rsidR="3B08D45B">
              <w:rPr/>
              <w:t>whe</w:t>
            </w:r>
            <w:r w:rsidR="3B08D45B">
              <w:rPr/>
              <w:t>ther</w:t>
            </w:r>
            <w:r w:rsidR="3B08D45B">
              <w:rPr/>
              <w:t xml:space="preserve"> </w:t>
            </w:r>
            <w:r w:rsidR="00B03D90">
              <w:rPr/>
              <w:t xml:space="preserve">these rights and responsibilities are </w:t>
            </w:r>
            <w:r w:rsidR="00B03D90">
              <w:rPr/>
              <w:t>appropriate for</w:t>
            </w:r>
            <w:r w:rsidR="00B03D90">
              <w:rPr/>
              <w:t xml:space="preserve"> you.</w:t>
            </w:r>
          </w:p>
          <w:p w:rsidR="00DF6CA2" w:rsidP="000A886A" w:rsidRDefault="00B03D90" w14:paraId="6E110DDD" w14:textId="42263188">
            <w:pPr>
              <w:pStyle w:val="ListBullet"/>
              <w:rPr/>
            </w:pPr>
            <w:r w:rsidRPr="000A886A" w:rsidR="3B08D45B">
              <w:rPr>
                <w:b w:val="1"/>
                <w:bCs w:val="1"/>
                <w:lang w:val="en-CA"/>
              </w:rPr>
              <w:t>Read</w:t>
            </w:r>
            <w:r w:rsidR="00B03D90">
              <w:rPr/>
              <w:t xml:space="preserve">: </w:t>
            </w:r>
            <w:r w:rsidR="6C06A29B">
              <w:rPr/>
              <w:t xml:space="preserve">Read the following and then </w:t>
            </w:r>
            <w:r w:rsidR="6C06A29B">
              <w:rPr/>
              <w:t>conduct a search through the TWU library for digital rights and responsibilities.</w:t>
            </w:r>
          </w:p>
          <w:p w:rsidR="00B03D90" w:rsidP="000A886A" w:rsidRDefault="008C3741" w14:paraId="083A8647" w14:textId="5E1625C2">
            <w:pPr>
              <w:pStyle w:val="ListBullet2"/>
              <w:rPr>
                <w:rFonts w:ascii="Aptos" w:hAnsi="Aptos"/>
              </w:rPr>
            </w:pPr>
            <w:r w:rsidRPr="000A886A">
              <w:rPr>
                <w:lang w:val="en-CA" w:eastAsia="en-US"/>
              </w:rPr>
              <w:fldChar w:fldCharType="begin"/>
            </w:r>
            <w:r>
              <w:instrText xml:space="preserve">HYPERLINK "https://www.udacity.com/blog/2013/01/a-bill-of-rights-and-principles-for.html" \h</w:instrText>
            </w:r>
            <w:r w:rsidRPr="000A886A">
              <w:rPr>
                <w:lang w:val="en-CA" w:eastAsia="en-US"/>
              </w:rPr>
              <w:fldChar w:fldCharType="separate"/>
            </w:r>
            <w:r w:rsidRPr="000A886A" w:rsidR="00B03D90">
              <w:rPr>
                <w:rStyle w:val="Hyperlink"/>
                <w:i w:val="1"/>
                <w:iCs w:val="1"/>
                <w:lang w:val="en-CA"/>
              </w:rPr>
              <w:t>A Bill of Rights and Principles for Learning in the Digital Age</w:t>
            </w:r>
            <w:r w:rsidRPr="000A886A">
              <w:rPr>
                <w:rStyle w:val="Hyperlink"/>
                <w:i w:val="1"/>
                <w:iCs w:val="1"/>
                <w:sz w:val="24"/>
                <w:szCs w:val="24"/>
                <w:lang w:val="en-CA" w:eastAsia="en-US"/>
              </w:rPr>
              <w:fldChar w:fldCharType="end"/>
            </w:r>
            <w:r w:rsidRPr="000A886A" w:rsidR="3B08D45B">
              <w:rPr>
                <w:rStyle w:val="Hyperlink"/>
              </w:rPr>
              <w:t xml:space="preserve"> </w:t>
            </w:r>
            <w:r w:rsidRPr="000A886A">
              <w:rPr>
                <w:rStyle w:val="Hyperlink"/>
              </w:rPr>
              <w:fldChar w:fldCharType="begin"/>
            </w:r>
            <w:r w:rsidRPr="000A886A">
              <w:rPr>
                <w:rStyle w:val="Hyperlink"/>
              </w:rPr>
              <w:instrText xml:space="preserve"> ADDIN ZOTERO_ITEM CSL_CITATION {"citationID":"5iYZxA5z","properties":{"formattedCitation":"(2013)","plainCitation":"(2013)","noteIndex":0},"citationItems":[{"id":287,"uris":["http://zotero.org/users/14693029/items/8LNEXMR2"],"itemData":{"id":287,"type":"webpage","abstract":"Preamble Work on this Bill of Rights &amp; Principles began in Palo Alto, California, on December 14, 2012. We convened a group of people passionate about learning, about serving today’s students, and about using every tool we could imagine to respond better to the needs of students in a global, interactive, digitally connected world. The …","container-title":"Udacity","language":"en-US","note":"section: Learning and Motivation","title":"A bill of rights and principles for learning in the digital age","URL":"https://www.udacity.com/blog/2013/01/a-bill-of-rights-and-principles-for.html","author":[{"family":"Ng","given":"K."}],"accessed":{"date-parts":[["2024",8,4]]},"issued":{"date-parts":[["2013",1,24]]}},"label":"page","suppress-author":true}],"schema":"https://github.com/citation-style-language/schema/raw/master/csl-citation.json"} </w:instrText>
            </w:r>
            <w:r w:rsidRPr="000A886A">
              <w:rPr>
                <w:rStyle w:val="Hyperlink"/>
              </w:rPr>
              <w:fldChar w:fldCharType="separate"/>
            </w:r>
            <w:r w:rsidRPr="000A886A" w:rsidR="69FF60F9">
              <w:rPr>
                <w:rFonts w:ascii="Aptos" w:hAnsi="Aptos"/>
              </w:rPr>
              <w:t>(2013)</w:t>
            </w:r>
            <w:r w:rsidRPr="000A886A">
              <w:rPr>
                <w:rStyle w:val="Hyperlink"/>
              </w:rPr>
              <w:fldChar w:fldCharType="end"/>
            </w:r>
          </w:p>
          <w:p w:rsidR="00B03D90" w:rsidP="000A886A" w:rsidRDefault="008C3741" w14:paraId="083A8648" w14:textId="300F50CC">
            <w:pPr>
              <w:pStyle w:val="ListBullet2"/>
              <w:rPr/>
            </w:pPr>
            <w:r w:rsidRPr="000A886A">
              <w:rPr>
                <w:lang w:val="en-CA" w:eastAsia="en-US"/>
              </w:rPr>
              <w:fldChar w:fldCharType="begin"/>
            </w:r>
            <w:r>
              <w:instrText xml:space="preserve">HYPERLINK "https://www.chronicle.com/article/bill-of-rights-seeks-to-protect-students-interests-as-online-learning-rapidly-expands/" \h</w:instrText>
            </w:r>
            <w:r w:rsidRPr="000A886A">
              <w:rPr>
                <w:lang w:val="en-CA" w:eastAsia="en-US"/>
              </w:rPr>
              <w:fldChar w:fldCharType="separate"/>
            </w:r>
            <w:r w:rsidRPr="000A886A" w:rsidR="00B03D90">
              <w:rPr>
                <w:rStyle w:val="Hyperlink"/>
                <w:i w:val="1"/>
                <w:iCs w:val="1"/>
                <w:lang w:val="en-CA"/>
              </w:rPr>
              <w:t>‘Bill of Rights’ Seeks to Protect Students’ Interests as Online Learning Rapidly Expands</w:t>
            </w:r>
            <w:r w:rsidRPr="000A886A">
              <w:rPr>
                <w:rStyle w:val="Hyperlink"/>
                <w:i w:val="1"/>
                <w:iCs w:val="1"/>
                <w:sz w:val="24"/>
                <w:szCs w:val="24"/>
                <w:lang w:val="en-CA" w:eastAsia="en-US"/>
              </w:rPr>
              <w:fldChar w:fldCharType="end"/>
            </w:r>
            <w:r w:rsidRPr="000A886A" w:rsidR="69FF60F9">
              <w:rPr>
                <w:rStyle w:val="Hyperlink"/>
                <w:i w:val="1"/>
                <w:iCs w:val="1"/>
              </w:rPr>
              <w:t xml:space="preserve"> </w:t>
            </w:r>
            <w:r>
              <w:fldChar w:fldCharType="begin"/>
            </w:r>
            <w:r>
              <w:instrText xml:space="preserve"> ADDIN ZOTERO_ITEM CSL_CITATION {"citationID":"LM5Rz5nK","properties":{"formattedCitation":"(2013)","plainCitation":"(2013)","noteIndex":0},"citationItems":[{"id":289,"uris":["http://zotero.org/users/14693029/items/UEL7NWR9"],"itemData":{"id":289,"type":"webpage","container-title":"The Chronicle of Higher Education","title":"‘Bill of Rights’ seeks to protect students’ interests as online learning expands","URL":"https://www.chronicle.com/article/bill-of-rights-seeks-to-protect-students-interests-as-online-learning-rapidly-expands/","author":[{"family":"Kolowich","given":"S."}],"accessed":{"date-parts":[["2024",8,4]]},"issued":{"date-parts":[["2013",1,23]]}},"label":"page","suppress-author":true}],"schema":"https://github.com/citation-style-language/schema/raw/master/csl-citation.json"} </w:instrText>
            </w:r>
            <w:r>
              <w:fldChar w:fldCharType="separate"/>
            </w:r>
            <w:r w:rsidRPr="000A886A" w:rsidR="496A5E48">
              <w:rPr>
                <w:rFonts w:ascii="Aptos" w:hAnsi="Aptos"/>
              </w:rPr>
              <w:t>(2013)</w:t>
            </w:r>
            <w:r>
              <w:fldChar w:fldCharType="end"/>
            </w:r>
          </w:p>
          <w:p w:rsidR="00B03D90" w:rsidP="000A886A" w:rsidRDefault="008C3741" w14:paraId="083A8649" w14:textId="17329BA5">
            <w:pPr>
              <w:pStyle w:val="ListBullet2"/>
              <w:rPr/>
            </w:pPr>
            <w:r w:rsidRPr="000A886A">
              <w:rPr>
                <w:lang w:val="en-CA" w:eastAsia="en-US"/>
              </w:rPr>
              <w:fldChar w:fldCharType="begin"/>
            </w:r>
            <w:r>
              <w:instrText xml:space="preserve">HYPERLINK "https://www.insidehighered.com/blogs/law-policy-and-it/critique-bill-rights-and-principles-learning-digital-age" \h</w:instrText>
            </w:r>
            <w:r w:rsidRPr="000A886A">
              <w:rPr>
                <w:lang w:val="en-CA" w:eastAsia="en-US"/>
              </w:rPr>
              <w:fldChar w:fldCharType="separate"/>
            </w:r>
            <w:r w:rsidRPr="000A886A" w:rsidR="00B03D90">
              <w:rPr>
                <w:rStyle w:val="Hyperlink"/>
                <w:i w:val="1"/>
                <w:iCs w:val="1"/>
                <w:lang w:val="en-CA"/>
              </w:rPr>
              <w:t>Critique of ‘Bill of Rights and Principles for Learning in the Digital Age</w:t>
            </w:r>
            <w:r w:rsidRPr="000A886A">
              <w:rPr>
                <w:rStyle w:val="Hyperlink"/>
                <w:i w:val="1"/>
                <w:iCs w:val="1"/>
                <w:sz w:val="24"/>
                <w:szCs w:val="24"/>
                <w:lang w:val="en-CA" w:eastAsia="en-US"/>
              </w:rPr>
              <w:fldChar w:fldCharType="end"/>
            </w:r>
            <w:r w:rsidR="00B03D90">
              <w:rPr/>
              <w:t xml:space="preserve"> </w:t>
            </w:r>
            <w:r>
              <w:fldChar w:fldCharType="begin"/>
            </w:r>
            <w:r>
              <w:instrText xml:space="preserve"> ADDIN ZOTERO_ITEM CSL_CITATION {"citationID":"fAKAHKEe","properties":{"formattedCitation":"(2013)","plainCitation":"(2013)","noteIndex":0},"citationItems":[{"id":291,"uris":["http://zotero.org/users/14693029/items/K2GTWTC7"],"itemData":{"id":291,"type":"post-weblog","abstract":"Last week this document created quite a storm of controversy. Comments trended toward two themes: a growing backlash to all the attention that MOOCs are getting at the expense of so many on-going distance learning initiatives already in place and the thought that it is old wine in new bottles.","container-title":"Inside Higher Ed","language":"en","title":"Critique of 'Bill of Rights and principles for learning in the digital age'","URL":"https://www.insidehighered.com/blogs/law-policy-and-it/critique-bill-rights-and-principles-learning-digital-age","author":[{"family":"Mitrano","given":"Tracy"}],"issued":{"date-parts":[["2013",1,28]]}},"label":"page","suppress-author":true}],"schema":"https://github.com/citation-style-language/schema/raw/master/csl-citation.json"} </w:instrText>
            </w:r>
            <w:r>
              <w:fldChar w:fldCharType="separate"/>
            </w:r>
            <w:r w:rsidRPr="000A886A" w:rsidR="0BBB528E">
              <w:rPr>
                <w:rFonts w:ascii="Aptos" w:hAnsi="Aptos"/>
              </w:rPr>
              <w:t>(2013)</w:t>
            </w:r>
            <w:r>
              <w:fldChar w:fldCharType="end"/>
            </w:r>
            <w:r>
              <w:br/>
            </w:r>
          </w:p>
          <w:p w:rsidR="00B03D90" w:rsidP="000A886A" w:rsidRDefault="00B03D90" w14:paraId="083A864B" w14:textId="5244DE03">
            <w:pPr>
              <w:pStyle w:val="ListBullet"/>
              <w:rPr/>
            </w:pPr>
            <w:r w:rsidRPr="000A886A" w:rsidR="00B03D90">
              <w:rPr>
                <w:b w:val="1"/>
                <w:bCs w:val="1"/>
              </w:rPr>
              <w:t>Blog:</w:t>
            </w:r>
            <w:r w:rsidR="00B03D90">
              <w:rPr/>
              <w:t xml:space="preserve"> Prepare a table summari</w:t>
            </w:r>
            <w:r w:rsidR="034A72DE">
              <w:rPr/>
              <w:t>z</w:t>
            </w:r>
            <w:r w:rsidR="00B03D90">
              <w:rPr/>
              <w:t>ing the primary rights and responsibilities for university learning in a digital age.</w:t>
            </w:r>
          </w:p>
          <w:p w:rsidR="00B03D90" w:rsidP="000A886A" w:rsidRDefault="00B03D90" w14:paraId="083A864C" w14:textId="3D5C1BC0">
            <w:pPr>
              <w:pStyle w:val="ListBullet"/>
              <w:rPr/>
            </w:pPr>
            <w:r w:rsidRPr="000A886A" w:rsidR="00B03D90">
              <w:rPr>
                <w:b w:val="1"/>
                <w:bCs w:val="1"/>
              </w:rPr>
              <w:t>Discuss:</w:t>
            </w:r>
            <w:r w:rsidR="00B03D90">
              <w:rPr/>
              <w:t xml:space="preserve"> Drawing on your knowledge and experience, </w:t>
            </w:r>
            <w:r w:rsidR="00B03D90">
              <w:rPr/>
              <w:t xml:space="preserve">join the discussion on Discourse </w:t>
            </w:r>
            <w:r w:rsidR="00B03D90">
              <w:rPr/>
              <w:t>regarding</w:t>
            </w:r>
            <w:r w:rsidR="00B03D90">
              <w:rPr/>
              <w:t xml:space="preserve"> rights and responsibilities for learning in a digital age at TWU. You can discuss the topical issues listed below</w:t>
            </w:r>
            <w:r w:rsidR="00B03D90">
              <w:rPr/>
              <w:t xml:space="preserve"> or add new ones to the forum. In each case, justify your position</w:t>
            </w:r>
            <w:r w:rsidR="034A72DE">
              <w:rPr/>
              <w:t>,</w:t>
            </w:r>
            <w:r w:rsidR="00B03D90">
              <w:rPr/>
              <w:t xml:space="preserve"> taking opposing views into account.</w:t>
            </w:r>
          </w:p>
          <w:p w:rsidR="00B03D90" w:rsidRDefault="00B03D90" w14:paraId="083A864D" w14:textId="77777777">
            <w:pPr>
              <w:pStyle w:val="FirstParagraph"/>
            </w:pPr>
            <w:r>
              <w:rPr>
                <w:b/>
                <w:bCs/>
              </w:rPr>
              <w:t>Topical Issues</w:t>
            </w:r>
          </w:p>
          <w:p w:rsidR="00B03D90" w:rsidP="000A886A" w:rsidRDefault="00B03D90" w14:paraId="083A864E" w14:textId="77777777">
            <w:pPr>
              <w:pStyle w:val="ListBullet"/>
              <w:rPr/>
            </w:pPr>
            <w:r w:rsidR="00B03D90">
              <w:rPr/>
              <w:t xml:space="preserve">Should higher education institutions have the right to </w:t>
            </w:r>
            <w:r w:rsidR="00B03D90">
              <w:rPr/>
              <w:t>determine</w:t>
            </w:r>
            <w:r w:rsidR="00B03D90">
              <w:rPr/>
              <w:t xml:space="preserve"> what software applications learners should use for their studies?</w:t>
            </w:r>
          </w:p>
          <w:p w:rsidR="00B03D90" w:rsidP="000A886A" w:rsidRDefault="00B03D90" w14:paraId="083A864F" w14:textId="572AFF05">
            <w:pPr>
              <w:pStyle w:val="ListBullet"/>
              <w:rPr/>
            </w:pPr>
            <w:r w:rsidR="00B03D90">
              <w:rPr/>
              <w:t xml:space="preserve">Data generated by learners belongs to the learners, therefore should they have the right to access their data (for example forum discussion contributions) even after the course </w:t>
            </w:r>
            <w:r w:rsidR="04EB3EF0">
              <w:rPr/>
              <w:t xml:space="preserve">is </w:t>
            </w:r>
            <w:r w:rsidR="00B03D90">
              <w:rPr/>
              <w:t>completed?</w:t>
            </w:r>
          </w:p>
          <w:p w:rsidR="00B03D90" w:rsidP="000A886A" w:rsidRDefault="00B03D90" w14:paraId="083A8650" w14:textId="77777777">
            <w:pPr>
              <w:pStyle w:val="ListBullet"/>
              <w:rPr/>
            </w:pPr>
            <w:r w:rsidR="00B03D90">
              <w:rPr/>
              <w:t>Should higher education institutions reserve the right to ban disruptive learners from their learning platforms?</w:t>
            </w:r>
          </w:p>
          <w:p w:rsidR="00B03D90" w:rsidP="000A886A" w:rsidRDefault="00B03D90" w14:paraId="083A8651" w14:textId="77777777">
            <w:pPr>
              <w:pStyle w:val="ListBullet"/>
              <w:rPr/>
            </w:pPr>
            <w:r w:rsidR="00B03D90">
              <w:rPr/>
              <w:t>Where legally permissible, should learners have the right to access all course materials without the need to register a password?</w:t>
            </w:r>
          </w:p>
          <w:p w:rsidR="00B03D90" w:rsidP="000A886A" w:rsidRDefault="00B03D90" w14:paraId="083A8652" w14:textId="77777777">
            <w:pPr>
              <w:pStyle w:val="ListBullet"/>
              <w:rPr/>
            </w:pPr>
            <w:r w:rsidR="00B03D90">
              <w:rPr/>
              <w:t xml:space="preserve">Should higher education institutions have the right to limit the time </w:t>
            </w:r>
            <w:r w:rsidR="00B03D90">
              <w:rPr/>
              <w:t>required</w:t>
            </w:r>
            <w:r w:rsidR="00B03D90">
              <w:rPr/>
              <w:t xml:space="preserve"> for completing a course?</w:t>
            </w:r>
          </w:p>
          <w:p w:rsidR="00B03D90" w:rsidP="000A886A" w:rsidRDefault="00B03D90" w14:paraId="083A8653" w14:textId="77777777">
            <w:pPr>
              <w:pStyle w:val="ListBullet"/>
              <w:rPr/>
            </w:pPr>
            <w:r w:rsidR="00B03D90">
              <w:rPr/>
              <w:t>Others?</w:t>
            </w:r>
          </w:p>
          <w:p w:rsidR="00B03D90" w:rsidP="000A886A" w:rsidRDefault="00B03D90" w14:paraId="083A8654" w14:textId="641FA8F6">
            <w:pPr>
              <w:pStyle w:val="Compact"/>
            </w:pPr>
            <w:r w:rsidR="00B03D90">
              <w:rPr/>
              <w:t>We encourage you to reply and</w:t>
            </w:r>
            <w:r w:rsidR="006908E1">
              <w:rPr/>
              <w:t xml:space="preserve"> to</w:t>
            </w:r>
            <w:r w:rsidR="00B03D90">
              <w:rPr/>
              <w:t xml:space="preserve"> “like” </w:t>
            </w:r>
            <w:r w:rsidR="00B03D90">
              <w:rPr/>
              <w:t>posts on Discourse. (Remember to tag your posts using the course code: LDRS101).</w:t>
            </w:r>
          </w:p>
        </w:tc>
      </w:tr>
    </w:tbl>
    <w:p w:rsidR="00B03D90" w:rsidP="00D26D8C" w:rsidRDefault="00B03D90" w14:paraId="083A8656" w14:textId="77777777">
      <w:pPr>
        <w:pStyle w:val="Heading4"/>
      </w:pPr>
      <w:bookmarkStart w:name="personal-and-professional-identity" w:id="419"/>
      <w:bookmarkEnd w:id="360"/>
      <w:r>
        <w:t>Personal and Professional Identity</w:t>
      </w:r>
    </w:p>
    <w:p w:rsidR="00B03D90" w:rsidRDefault="00B03D90" w14:paraId="083A8657" w14:textId="1D8617E5">
      <w:pPr>
        <w:pStyle w:val="FirstParagraph"/>
      </w:pPr>
      <w:r w:rsidR="00B03D90">
        <w:rPr/>
        <w:t xml:space="preserve">In short, digital citizenship is about being a person on the web. In the </w:t>
      </w:r>
      <w:r w:rsidR="00B03D90">
        <w:rPr/>
        <w:t>previous</w:t>
      </w:r>
      <w:r w:rsidR="00B03D90">
        <w:rPr/>
        <w:t xml:space="preserve"> unit on building your online presence</w:t>
      </w:r>
      <w:r w:rsidR="00B03D90">
        <w:rPr/>
        <w:t xml:space="preserve"> we noted that individuals portray different personas online</w:t>
      </w:r>
      <w:r w:rsidR="006908E1">
        <w:rPr/>
        <w:t>;</w:t>
      </w:r>
      <w:r w:rsidR="00B03D90">
        <w:rPr/>
        <w:t xml:space="preserve"> for example</w:t>
      </w:r>
      <w:r w:rsidR="006908E1">
        <w:rPr/>
        <w:t>,</w:t>
      </w:r>
      <w:r w:rsidR="00B03D90">
        <w:rPr/>
        <w:t xml:space="preserve"> personal, academic</w:t>
      </w:r>
      <w:r w:rsidR="006908E1">
        <w:rPr/>
        <w:t>,</w:t>
      </w:r>
      <w:r w:rsidR="00B03D90">
        <w:rPr/>
        <w:t xml:space="preserve"> and professional.</w:t>
      </w:r>
    </w:p>
    <w:p w:rsidR="00B03D90" w:rsidRDefault="00B03D90" w14:paraId="083A8658" w14:textId="4A10059F">
      <w:pPr>
        <w:pStyle w:val="BodyText"/>
      </w:pPr>
      <w:r w:rsidR="00B03D90">
        <w:rPr/>
        <w:t>On the one hand, we need to be careful about what we post online because this can have a negative impact on future career prospects or current employment. We must also be cogni</w:t>
      </w:r>
      <w:r w:rsidR="006908E1">
        <w:rPr/>
        <w:t>z</w:t>
      </w:r>
      <w:r w:rsidR="00B03D90">
        <w:rPr/>
        <w:t xml:space="preserve">ant of the different limitations that </w:t>
      </w:r>
      <w:r w:rsidR="006908E1">
        <w:rPr/>
        <w:t xml:space="preserve">various </w:t>
      </w:r>
      <w:r w:rsidR="00B03D90">
        <w:rPr/>
        <w:t xml:space="preserve">careers place on what can be shared publicly and what needs to stay private. On the other hand, building a strong learning or professional network online is </w:t>
      </w:r>
      <w:r w:rsidR="00B03D90">
        <w:rPr/>
        <w:t>very powerful</w:t>
      </w:r>
      <w:r w:rsidR="00B03D90">
        <w:rPr/>
        <w:t xml:space="preserve"> in staying up to date with </w:t>
      </w:r>
      <w:r w:rsidR="00B03D90">
        <w:rPr/>
        <w:t>new trends</w:t>
      </w:r>
      <w:r w:rsidR="00B03D90">
        <w:rPr/>
        <w:t xml:space="preserve"> and </w:t>
      </w:r>
      <w:r w:rsidR="00B03D90">
        <w:rPr/>
        <w:t>establishing</w:t>
      </w:r>
      <w:r w:rsidR="00B03D90">
        <w:rPr/>
        <w:t xml:space="preserve"> connections with your peers.</w:t>
      </w:r>
    </w:p>
    <w:p w:rsidR="00B03D90" w:rsidRDefault="00B03D90" w14:paraId="083A8659" w14:textId="775818BC">
      <w:pPr>
        <w:pStyle w:val="BodyText"/>
      </w:pPr>
      <w:r w:rsidR="00B03D90">
        <w:rPr/>
        <w:t>In this section, we reflect on the balance between public and private in a digital world, recogni</w:t>
      </w:r>
      <w:r w:rsidR="00CD199C">
        <w:rPr/>
        <w:t>z</w:t>
      </w:r>
      <w:r w:rsidR="00B03D90">
        <w:rPr/>
        <w:t>ing that this is going to be different for each person depending on their own environments and professional circumstances. We will also explore how like-minded professionals in your field of interest network online.</w:t>
      </w:r>
    </w:p>
    <w:p w:rsidRPr="00573B50" w:rsidR="00B03D90" w:rsidRDefault="00B03D90" w14:paraId="083A865A" w14:textId="5FDDA89B">
      <w:pPr>
        <w:pStyle w:val="BlockText"/>
      </w:pPr>
      <w:r w:rsidR="00B03D90">
        <w:rPr/>
        <w:t>The</w:t>
      </w:r>
      <w:r w:rsidR="00573B50">
        <w:rPr/>
        <w:t xml:space="preserve"> …</w:t>
      </w:r>
      <w:r w:rsidR="00B03D90">
        <w:rPr/>
        <w:t xml:space="preserve"> impact exercised by ICTs is due to at least four major transformations: </w:t>
      </w:r>
      <w:r w:rsidR="00573B50">
        <w:rPr/>
        <w:t>“</w:t>
      </w:r>
      <w:r w:rsidR="00B03D90">
        <w:rPr/>
        <w:t>the blurring of the distinction between reality and virtuality</w:t>
      </w:r>
      <w:r w:rsidR="00573B50">
        <w:rPr/>
        <w:t xml:space="preserve">,” </w:t>
      </w:r>
      <w:r w:rsidR="00573B50">
        <w:rPr/>
        <w:t>“</w:t>
      </w:r>
      <w:r w:rsidR="00B03D90">
        <w:rPr/>
        <w:t xml:space="preserve"> the blurring of the distinction between human, machine and nature</w:t>
      </w:r>
      <w:r w:rsidR="00573B50">
        <w:rPr/>
        <w:t>,”</w:t>
      </w:r>
      <w:r w:rsidR="00573B50">
        <w:rPr/>
        <w:t xml:space="preserve"> “</w:t>
      </w:r>
      <w:r w:rsidR="00B03D90">
        <w:rPr/>
        <w:t>the reversal from information scarcity to information abundance</w:t>
      </w:r>
      <w:r w:rsidR="00573B50">
        <w:rPr/>
        <w:t xml:space="preserve">,” </w:t>
      </w:r>
      <w:r w:rsidR="00B03D90">
        <w:rPr/>
        <w:t xml:space="preserve">and </w:t>
      </w:r>
      <w:r w:rsidR="00573B50">
        <w:rPr/>
        <w:t>“</w:t>
      </w:r>
      <w:r w:rsidR="00B03D90">
        <w:rPr/>
        <w:t>the shift from the primacy of stand-alone things, properties, and binary relations, to the primacy of interactions, processes and networks.</w:t>
      </w:r>
      <w:r w:rsidR="000757BF">
        <w:rPr/>
        <w:t xml:space="preserve"> </w:t>
      </w:r>
      <w:r>
        <w:fldChar w:fldCharType="begin"/>
      </w:r>
      <w:r>
        <w:instrText xml:space="preserve"> ADDIN ZOTERO_ITEM CSL_CITATION {"citationID":"ksVj0Fj8","properties":{"formattedCitation":"(Floridi, 2015, p. 2)","plainCitation":"(Floridi, 2015, p. 2)","noteIndex":0},"citationItems":[{"id":295,"uris":["http://zotero.org/users/14693029/items/J4Y45ZSL"],"itemData":{"id":295,"type":"book","ISBN":"978-3-319-04092-9","language":"en","license":"http://creativecommons.org/licenses/by-nc/2.5","note":"DOI: 10.1007/978-3-319-04093-6","publisher":"Springer International","source":"DOI.org (Crossref)","title":"The onlife manifesto","URL":"http://link.springer.com/10.1007/978-3-319-04093-6","editor":[{"family":"Floridi","given":"Luciano"}],"accessed":{"date-parts":[["2024",8,4]]},"issued":{"date-parts":[["2015"]]}},"label":"page","suffix":", p. 2"}],"schema":"https://github.com/citation-style-language/schema/raw/master/csl-citation.json"} </w:instrText>
      </w:r>
      <w:r>
        <w:fldChar w:fldCharType="separate"/>
      </w:r>
      <w:r w:rsidRPr="000A886A" w:rsidR="000757BF">
        <w:rPr>
          <w:rFonts w:ascii="Aptos" w:hAnsi="Aptos"/>
        </w:rPr>
        <w:t>(</w:t>
      </w:r>
      <w:r w:rsidRPr="000A886A" w:rsidR="000757BF">
        <w:rPr>
          <w:rFonts w:ascii="Aptos" w:hAnsi="Aptos"/>
        </w:rPr>
        <w:t>Floridi</w:t>
      </w:r>
      <w:r w:rsidRPr="000A886A" w:rsidR="000757BF">
        <w:rPr>
          <w:rFonts w:ascii="Aptos" w:hAnsi="Aptos"/>
        </w:rPr>
        <w:t>, 2015, p. 2)</w:t>
      </w:r>
      <w:r>
        <w:fldChar w:fldCharType="end"/>
      </w:r>
    </w:p>
    <w:p w:rsidR="00B03D90" w:rsidRDefault="00B03D90" w14:paraId="083A865C" w14:textId="2B0B48CA">
      <w:pPr>
        <w:pStyle w:val="Heading3"/>
      </w:pPr>
      <w:bookmarkStart w:name="X68cf676b1d97c19abaa117fea8f4a0febaa4c7b" w:id="461"/>
      <w:bookmarkEnd w:id="419"/>
      <w:r w:rsidR="00B03D90">
        <w:rPr/>
        <w:t>5.1.5 Activity: Professional Online Identity and Digital Citizenship</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3B3ACD07" w14:paraId="083A866E"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5D" w14:textId="77777777">
            <w:pPr>
              <w:pStyle w:val="FirstParagraph"/>
              <w:spacing w:before="16" w:after="64"/>
            </w:pPr>
          </w:p>
          <w:p w:rsidR="00B03D90" w:rsidP="000A886A" w:rsidRDefault="00B03D90" w14:paraId="083A865E" w14:textId="77777777">
            <w:pPr>
              <w:pStyle w:val="FirstParagraph"/>
            </w:pPr>
            <w:r w:rsidR="00B03D90">
              <w:rPr/>
              <w:t>In</w:t>
            </w:r>
            <w:r w:rsidR="00B03D90">
              <w:rPr/>
              <w:t xml:space="preserve"> this activity we will explore professional online identity and networking in the field of your choice.</w:t>
            </w:r>
          </w:p>
          <w:p w:rsidRPr="00804806" w:rsidR="00B03D90" w:rsidP="000A886A" w:rsidRDefault="00981101" w14:paraId="083A865F" w14:textId="568FF641">
            <w:pPr>
              <w:pStyle w:val="ListBullet"/>
              <w:rPr/>
            </w:pPr>
            <w:r w:rsidRPr="000A886A" w:rsidR="105E624B">
              <w:rPr>
                <w:b w:val="1"/>
                <w:bCs w:val="1"/>
                <w:lang w:val="en-CA"/>
              </w:rPr>
              <w:t>Read</w:t>
            </w:r>
            <w:r w:rsidR="105E624B">
              <w:rPr/>
              <w:t xml:space="preserve">: </w:t>
            </w:r>
            <w:r w:rsidR="00B03D90">
              <w:rPr/>
              <w:t xml:space="preserve">First, scan </w:t>
            </w:r>
            <w:r w:rsidR="00B03D90">
              <w:rPr/>
              <w:t>the following resources:</w:t>
            </w:r>
          </w:p>
          <w:p w:rsidRPr="005951F2" w:rsidR="00B03D90" w:rsidP="000A886A" w:rsidRDefault="008C3741" w14:paraId="083A8660" w14:textId="60A2C6F4">
            <w:pPr>
              <w:pStyle w:val="ListBullet2"/>
              <w:rPr>
                <w:rPrChange w:author="" w16du:dateUtc="2024-08-25T12:32:00Z" w:id="1685122190">
                  <w:rPr>
                    <w:rStyle w:val="Hyperlink"/>
                    <w:lang w:val="en-CA" w:eastAsia="en-US"/>
                  </w:rPr>
                </w:rPrChange>
              </w:rPr>
            </w:pPr>
            <w:r w:rsidRPr="000A886A">
              <w:rPr>
                <w:lang w:val="en-CA" w:eastAsia="en-US"/>
              </w:rPr>
              <w:fldChar w:fldCharType="begin"/>
            </w:r>
            <w:r>
              <w:instrText xml:space="preserve">HYPERLINK "https://www.theguardian.com/australia-news/2019/aug/07/high-court-rules-public-servants-can-be-sacked-for-political-social-media-posts" \h</w:instrText>
            </w:r>
            <w:r w:rsidRPr="000A886A">
              <w:rPr>
                <w:lang w:val="en-CA" w:eastAsia="en-US"/>
              </w:rPr>
              <w:fldChar w:fldCharType="separate"/>
            </w:r>
            <w:r w:rsidRPr="000A886A" w:rsidR="00B03D90">
              <w:rPr>
                <w:rStyle w:val="Hyperlink"/>
                <w:i w:val="1"/>
                <w:iCs w:val="1"/>
              </w:rPr>
              <w:t xml:space="preserve">High </w:t>
            </w:r>
            <w:r w:rsidRPr="000A886A" w:rsidR="25811A56">
              <w:rPr>
                <w:rStyle w:val="Hyperlink"/>
                <w:i w:val="1"/>
                <w:iCs w:val="1"/>
              </w:rPr>
              <w:t xml:space="preserve">Court Rules Public Servants </w:t>
            </w:r>
            <w:r w:rsidRPr="000A886A" w:rsidR="25811A56">
              <w:rPr>
                <w:rStyle w:val="Hyperlink"/>
                <w:i w:val="1"/>
                <w:iCs w:val="1"/>
              </w:rPr>
              <w:t>c</w:t>
            </w:r>
            <w:r w:rsidRPr="000A886A" w:rsidR="25811A56">
              <w:rPr>
                <w:rStyle w:val="Hyperlink"/>
                <w:i w:val="1"/>
                <w:iCs w:val="1"/>
              </w:rPr>
              <w:t xml:space="preserve">an </w:t>
            </w:r>
            <w:r w:rsidRPr="000A886A" w:rsidR="25811A56">
              <w:rPr>
                <w:rStyle w:val="Hyperlink"/>
                <w:i w:val="1"/>
                <w:iCs w:val="1"/>
              </w:rPr>
              <w:t>b</w:t>
            </w:r>
            <w:r w:rsidRPr="000A886A" w:rsidR="25811A56">
              <w:rPr>
                <w:rStyle w:val="Hyperlink"/>
                <w:i w:val="1"/>
                <w:iCs w:val="1"/>
              </w:rPr>
              <w:t xml:space="preserve">e Sacked </w:t>
            </w:r>
            <w:r w:rsidRPr="000A886A" w:rsidR="25811A56">
              <w:rPr>
                <w:rStyle w:val="Hyperlink"/>
                <w:i w:val="1"/>
                <w:iCs w:val="1"/>
              </w:rPr>
              <w:t>f</w:t>
            </w:r>
            <w:r w:rsidRPr="000A886A" w:rsidR="25811A56">
              <w:rPr>
                <w:rStyle w:val="Hyperlink"/>
                <w:i w:val="1"/>
                <w:iCs w:val="1"/>
              </w:rPr>
              <w:t>or Political Social Media Post</w:t>
            </w:r>
            <w:r w:rsidRPr="000A886A" w:rsidR="00B03D90">
              <w:rPr>
                <w:rStyle w:val="Hyperlink"/>
                <w:i w:val="1"/>
                <w:iCs w:val="1"/>
              </w:rPr>
              <w:t>s</w:t>
            </w:r>
            <w:r w:rsidRPr="000A886A">
              <w:rPr>
                <w:rStyle w:val="Hyperlink"/>
                <w:i w:val="1"/>
                <w:iCs w:val="1"/>
                <w:sz w:val="24"/>
                <w:szCs w:val="24"/>
                <w:lang w:val="en-CA" w:eastAsia="en-US"/>
              </w:rPr>
              <w:fldChar w:fldCharType="end"/>
            </w:r>
            <w:r w:rsidRPr="000A886A" w:rsidR="6CFBF761">
              <w:rPr>
                <w:rStyle w:val="Hyperlink"/>
              </w:rPr>
              <w:t xml:space="preserve"> </w:t>
            </w:r>
            <w:r w:rsidRPr="000A886A">
              <w:rPr>
                <w:rStyle w:val="Hyperlink"/>
              </w:rPr>
              <w:fldChar w:fldCharType="begin"/>
            </w:r>
            <w:r w:rsidRPr="000A886A">
              <w:rPr>
                <w:rStyle w:val="Hyperlink"/>
              </w:rPr>
              <w:instrText xml:space="preserve"> ADDIN ZOTERO_ITEM CSL_CITATION {"citationID":"xSm8PmSA","properties":{"formattedCitation":"(2019)","plainCitation":"(2019)","noteIndex":0},"citationItems":[{"id":299,"uris":["http://zotero.org/users/14693029/items/M5XXY7GT"],"itemData":{"id":299,"type":"article-newspaper","abstract":"Free speech test case of former immigration department employee Michaela Banerji has implications for 2 million federal, state and local workers","container-title":"The Guardian","ISSN":"0261-3077","language":"en-GB","section":"World news","source":"The Guardian","title":"High court rules public servants can be sacked for political social media posts","URL":"https://www.theguardian.com/australia-news/2019/aug/07/high-court-rules-public-servants-can-be-sacked-for-political-social-media-posts","author":[{"family":"Karp","given":"Paul"}],"accessed":{"date-parts":[["2024",8,4]]},"issued":{"date-parts":[["2019",8,7]]}},"label":"page","suppress-author":true}],"schema":"https://github.com/citation-style-language/schema/raw/master/csl-citation.json"} </w:instrText>
            </w:r>
            <w:r w:rsidRPr="000A886A">
              <w:rPr>
                <w:rStyle w:val="Hyperlink"/>
              </w:rPr>
              <w:fldChar w:fldCharType="separate"/>
            </w:r>
            <w:r w:rsidRPr="000A886A" w:rsidR="0B2053BB">
              <w:rPr>
                <w:rFonts w:ascii="Aptos" w:hAnsi="Aptos"/>
              </w:rPr>
              <w:t>(2019)</w:t>
            </w:r>
            <w:r w:rsidRPr="000A886A">
              <w:rPr>
                <w:rStyle w:val="Hyperlink"/>
              </w:rPr>
              <w:fldChar w:fldCharType="end"/>
            </w:r>
          </w:p>
          <w:p w:rsidRPr="00CB7D13" w:rsidR="005951F2" w:rsidP="000A886A" w:rsidRDefault="005951F2" w14:paraId="05A42194" w14:textId="56D534C3">
            <w:pPr>
              <w:pStyle w:val="ListBullet2"/>
              <w:rPr>
                <w:rStyle w:val="Hyperlink"/>
                <w:i w:val="1"/>
                <w:iCs w:val="1"/>
                <w:color w:val="auto"/>
                <w:sz w:val="20"/>
                <w:szCs w:val="20"/>
              </w:rPr>
            </w:pPr>
            <w:r w:rsidRPr="000A886A">
              <w:rPr>
                <w:lang w:val="en-CA" w:eastAsia="en-US"/>
              </w:rPr>
              <w:fldChar w:fldCharType="begin"/>
            </w:r>
            <w:r w:rsidRPr="000A886A">
              <w:rPr>
                <w:sz w:val="24"/>
                <w:szCs w:val="24"/>
                <w:lang w:eastAsia="en-US"/>
              </w:rPr>
              <w:instrText xml:space="preserve">HYPERLINK "https://www.cbc.ca/news/canada/saskatoon/experts-surprised-by-what-people-will-say-on-social-media-1.4176138" \h </w:instrText>
            </w:r>
            <w:r>
              <w:instrText xml:space="preserve">HYPERLINK "https://www.cbc.ca/news/canada/saskatoon/experts-surprised-by-what-people-will-say-on-social-media-1.4176138" \h</w:instrText>
            </w:r>
            <w:r w:rsidRPr="000A886A">
              <w:rPr>
                <w:lang w:val="en-CA" w:eastAsia="en-US"/>
              </w:rPr>
              <w:fldChar w:fldCharType="separate"/>
            </w:r>
            <w:r w:rsidRPr="000A886A" w:rsidR="23760D34">
              <w:rPr>
                <w:rStyle w:val="Hyperlink"/>
                <w:i w:val="1"/>
                <w:iCs w:val="1"/>
              </w:rPr>
              <w:t>‘Think of Social Media as a Virtual Resumé, Expert Warns in Light of Health Board Resignation</w:t>
            </w:r>
            <w:r w:rsidRPr="000A886A">
              <w:rPr>
                <w:rStyle w:val="Hyperlink"/>
                <w:i w:val="1"/>
                <w:iCs w:val="1"/>
                <w:sz w:val="24"/>
                <w:szCs w:val="24"/>
                <w:lang w:val="en-CA" w:eastAsia="en-US"/>
              </w:rPr>
              <w:fldChar w:fldCharType="end"/>
            </w:r>
            <w:r w:rsidR="23760D34">
              <w:rPr/>
              <w:t xml:space="preserve"> </w:t>
            </w:r>
            <w:r>
              <w:fldChar w:fldCharType="begin"/>
            </w:r>
            <w:r>
              <w:instrText xml:space="preserve"> ADDIN ZOTERO_ITEM CSL_CITATION {"citationID":"tgkfBMU4","properties":{"formattedCitation":"(2017)","plainCitation":"(2017)","noteIndex":0},"citationItems":[{"id":301,"uris":["http://zotero.org/users/14693029/items/LTB2MZVV"],"itemData":{"id":301,"type":"article-newspaper","abstract":"A communications expert was surprised to learn a member of the new Saskatchewan Health Authority board stepped down because of social media posts.","container-title":"CBC News","language":"en-CA","source":"CBC.ca","title":"'Think of social media as a virtual resumé,' expert warns in light of health board resignation","URL":"https://www.cbc.ca/news/canada/saskatoon/experts-surprised-by-what-people-will-say-on-social-media-1.4176138","author":[{"family":"Hamilton","given":"Charles"}],"accessed":{"date-parts":[["2024",8,4]]},"issued":{"date-parts":[["2017",6,23]]}},"label":"page","suppress-author":true}],"schema":"https://github.com/citation-style-language/schema/raw/master/csl-citation.json"} </w:instrText>
            </w:r>
            <w:r>
              <w:fldChar w:fldCharType="separate"/>
            </w:r>
            <w:r w:rsidRPr="000A886A" w:rsidR="23760D34">
              <w:rPr>
                <w:rFonts w:ascii="Aptos" w:hAnsi="Aptos"/>
              </w:rPr>
              <w:t>(2017)</w:t>
            </w:r>
            <w:r>
              <w:fldChar w:fldCharType="end"/>
            </w:r>
          </w:p>
          <w:p w:rsidR="00473579" w:rsidP="000A886A" w:rsidRDefault="00B03D90" w14:paraId="5AAD0809" w14:textId="133D7F3C">
            <w:pPr>
              <w:pStyle w:val="ListBullet2"/>
              <w:rPr/>
            </w:pPr>
            <w:r w:rsidR="00B03D90">
              <w:rPr/>
              <w:t>You can also search online using the terms “fired over tweet” or “social media firing cases</w:t>
            </w:r>
            <w:r w:rsidR="530A8C29">
              <w:rPr/>
              <w:t>.</w:t>
            </w:r>
            <w:r w:rsidR="00B03D90">
              <w:rPr/>
              <w:t>”</w:t>
            </w:r>
          </w:p>
          <w:p w:rsidR="00B03D90" w:rsidDel="00EE2832" w:rsidP="000A886A" w:rsidRDefault="00B03D90" w14:textId="0314ACD5" w14:paraId="57883D33">
            <w:pPr>
              <w:pStyle w:val="ListBullet"/>
              <w:rPr/>
            </w:pPr>
            <w:r w:rsidRPr="00967BBB" w:rsidR="00B03D90">
              <w:rPr>
                <w:b w:val="1"/>
                <w:bCs w:val="1"/>
                <w:lang w:val="en-CA"/>
              </w:rPr>
              <w:t>Watch</w:t>
            </w:r>
            <w:r w:rsidRPr="00663614" w:rsidR="00B03D90">
              <w:rPr>
                <w:lang w:val="en-CA"/>
              </w:rPr>
              <w:t>:</w:t>
            </w:r>
            <w:r w:rsidR="7399588B">
              <w:rPr/>
              <w:t xml:space="preserve"> W</w:t>
            </w:r>
            <w:r w:rsidR="7399588B">
              <w:rPr/>
              <w:t>atch th</w:t>
            </w:r>
            <w:r w:rsidR="7399588B">
              <w:rPr/>
              <w:t>e</w:t>
            </w:r>
            <w:r w:rsidR="7399588B">
              <w:rPr/>
              <w:t xml:space="preserve"> short video </w:t>
            </w:r>
            <w:r w:rsidRPr="000A886A" w:rsidR="0020406A">
              <w:rPr>
                <w:i w:val="1"/>
                <w:iCs w:val="1"/>
              </w:rPr>
              <w:fldChar w:fldCharType="begin"/>
            </w:r>
            <w:r w:rsidRPr="000A886A" w:rsidR="0020406A">
              <w:rPr>
                <w:i w:val="1"/>
                <w:iCs w:val="1"/>
              </w:rPr>
              <w:instrText>HYPERLINK "https://www.youtube-nocookie.com/embed/EqSCR3HU4eg"</w:instrText>
            </w:r>
            <w:r w:rsidR="0020406A">
              <w:rPr>
                <w:i/>
                <w:iCs/>
              </w:rPr>
            </w:r>
            <w:r w:rsidRPr="000A886A" w:rsidR="0020406A">
              <w:rPr>
                <w:i w:val="1"/>
                <w:iCs w:val="1"/>
              </w:rPr>
              <w:fldChar w:fldCharType="separate"/>
            </w:r>
            <w:r w:rsidRPr="000A886A" w:rsidDel="00663614" w:rsidR="00B03D90">
              <w:rPr>
                <w:rStyle w:val="Hyperlink"/>
                <w:i w:val="1"/>
                <w:iCs w:val="1"/>
              </w:rPr>
              <w:t xml:space="preserve">Using Twitter </w:t>
            </w:r>
            <w:r w:rsidR="0020406A">
              <w:rPr>
                <w:i/>
                <w:iCs/>
              </w:rPr>
              <w:fldChar w:fldCharType="end"/>
            </w:r>
            <w:r w:rsidRPr="000A886A" w:rsidR="00B03D90">
              <w:rPr>
                <w:rStyle w:val="Hyperlink"/>
                <w:i w:val="1"/>
                <w:iCs w:val="1"/>
                <w:lang w:val="en-CA"/>
              </w:rPr>
              <w:t xml:space="preserve">ffectively in </w:t>
            </w:r>
            <w:proofErr w:type="spellStart"/>
            <w:r w:rsidR="00EE2832">
              <w:fldChar w:fldCharType="begin"/>
            </w:r>
            <w:r w:rsidR="00295ED0">
              <w:instrText xml:space="preserve"> ADDIN ZOTERO_ITEM CSL_CITATION {"citationID":"ogziAbIm","properties":{"formattedCitation":"(2013)","plainCitation":"(2013)","noteIndex":0},"citationItems":[{"id":304,"uris":["http://zotero.org/users/14693029/items/4UJU5XRN"],"itemData":{"id":304,"type":"motion_picture","medium":"Video","note":"author: Teaching and Learning in South Australia ||","publisher":"YouTube","title":"Using Twitter effectively in education","URL":"https://www.youtube-nocookie.com/embed/EqSCR3HU4eg","accessed":{"date-parts":[["2024",8,4]]},"issued":{"date-parts":[["2013",9,10]]}},"label":"page","suppress-author":true}],"schema":"https://github.com/citation-style-language/schema/raw/master/csl-citation.json"} </w:instrText>
            </w:r>
            <w:proofErr w:type="spellStart"/>
            <w:r w:rsidRPr="000A886A">
              <w:rPr>
                <w:i w:val="1"/>
                <w:iCs w:val="1"/>
              </w:rPr>
              <w:fldChar w:fldCharType="end"/>
            </w:r>
            <w:r w:rsidRPr="000A886A" w:rsidR="00B03D90">
              <w:rPr>
                <w:lang w:val="en-CA"/>
              </w:rPr>
              <w:t xml:space="preserve"> </w:t>
            </w:r>
            <w:r w:rsidRPr="000A886A" w:rsidR="00B03D90">
              <w:rPr>
                <w:lang w:val="en-CA"/>
              </w:rPr>
              <w:t>with Al</w:t>
            </w:r>
            <w:r w:rsidR="2B663A4C">
              <w:rPr/>
              <w:t>ec</w:t>
            </w:r>
            <w:r w:rsidR="2B663A4C">
              <w:rPr/>
              <w:t xml:space="preserve"> </w:t>
            </w:r>
            <w:r w:rsidR="2B663A4C">
              <w:rPr/>
              <w:t>Couros</w:t>
            </w:r>
            <w:r w:rsidR="2B663A4C">
              <w:rPr/>
              <w:t xml:space="preserve"> </w:t>
            </w:r>
            <w:r>
              <w:fldChar w:fldCharType="begin"/>
            </w:r>
            <w:r>
              <w:instrText xml:space="preserve"> ADDIN ZOTERO_ITEM CSL_CITATION {"citationID":"ogziAbIm","properties":{"formattedCitation":"(2013)","plainCitation":"(2013)","noteIndex":0},"citationItems":[{"id":304,"uris":["http://zotero.org/users/14693029/items/4UJU5XRN"],"itemData":{"id":304,"type":"motion_picture","medium":"Video","note":"author: Teaching and Learning in South Australia ||","publisher":"YouTube","title":"Using Twitter effectively in education","URL":"https://www.youtube-nocookie.com/embed/EqSCR3HU4eg","accessed":{"date-parts":[["2024",8,4]]},"issued":{"date-parts":[["2013",9,10]]}},"label":"page","suppress-author":true}],"schema":"https://github.com/citation-style-language/schema/raw/master/csl-citation.json"} </w:instrText>
            </w:r>
            <w:r>
              <w:fldChar w:fldCharType="separate"/>
            </w:r>
            <w:r w:rsidRPr="000A886A" w:rsidR="2B663A4C">
              <w:rPr>
                <w:rFonts w:ascii="Aptos" w:hAnsi="Aptos"/>
              </w:rPr>
              <w:t>(2013)</w:t>
            </w:r>
            <w:r>
              <w:fldChar w:fldCharType="end"/>
            </w:r>
            <w:r w:rsidR="2B663A4C">
              <w:rPr/>
              <w:t xml:space="preserve">. </w:t>
            </w:r>
            <w:r w:rsidR="2B663A4C">
              <w:rPr/>
              <w:t>Couros</w:t>
            </w:r>
            <w:r w:rsidR="2B663A4C">
              <w:rPr/>
              <w:t xml:space="preserve"> summarizes how educators are using Twitter (now X) to connect professionally.</w:t>
            </w:r>
          </w:p>
          <w:p w:rsidR="00B03D90" w:rsidP="000A886A" w:rsidRDefault="00EE2832" w14:paraId="083A8665" w14:textId="2D28061C">
            <w:pPr>
              <w:pStyle w:val="Compact"/>
              <w:rPr>
                <w:rStyle w:val="Hyperlink"/>
              </w:rPr>
            </w:pPr>
            <w:ins w:author="Deb Troendle-Scott" w:date="2024-08-04T12:54:00Z" w:id="1379894490">
              <w:r>
                <w:fldChar w:fldCharType="begin"/>
              </w:r>
              <w:r>
                <w:instrText xml:space="preserve">HYPERLINK "</w:instrText>
              </w:r>
            </w:ins>
            <w:r>
              <w:instrText xml:space="preserve">https://www.youtube-nocookie.com/embed/EqSCR3HU4eg</w:instrText>
            </w:r>
            <w:ins w:author="Deb Troendle-Scott" w:date="2024-08-04T12:54:00Z" w:id="1367128991">
              <w:r>
                <w:instrText xml:space="preserve">"</w:instrText>
              </w:r>
              <w:r>
                <w:fldChar w:fldCharType="separate"/>
              </w:r>
            </w:ins>
            <w:r w:rsidRPr="000A886A" w:rsidR="2B663A4C">
              <w:rPr>
                <w:rStyle w:val="Hyperlink"/>
              </w:rPr>
              <w:t>https://www.youtube-nocookie.com/embed/EqSCR3HU4eg</w:t>
            </w:r>
            <w:ins w:author="Deb Troendle-Scott" w:date="2024-08-04T12:54:00Z" w:id="1615305959">
              <w:r>
                <w:fldChar w:fldCharType="end"/>
              </w:r>
            </w:ins>
          </w:p>
          <w:p w:rsidR="00B03D90" w:rsidP="000A886A" w:rsidRDefault="00867299" w14:paraId="083A8666" w14:textId="6FC03E92">
            <w:pPr>
              <w:pStyle w:val="ListBullet"/>
              <w:numPr>
                <w:ilvl w:val="0"/>
                <w:numId w:val="0"/>
              </w:numPr>
              <w:ind w:left="360"/>
            </w:pPr>
            <w:r w:rsidR="27F175EA">
              <w:rPr/>
              <w:t>LinkedIN</w:t>
            </w:r>
            <w:r w:rsidR="48F541E5">
              <w:rPr/>
              <w:t xml:space="preserve">: </w:t>
            </w:r>
            <w:r w:rsidR="00B03D90">
              <w:rPr/>
              <w:t xml:space="preserve">Finally, visit the LinkedIn </w:t>
            </w:r>
            <w:r>
              <w:fldChar w:fldCharType="begin"/>
            </w:r>
            <w:r>
              <w:instrText xml:space="preserve">HYPERLINK "https://www.linkedin.com/help/linkedin/answer/a544795"</w:instrText>
            </w:r>
            <w:r>
              <w:fldChar w:fldCharType="separate"/>
            </w:r>
            <w:r w:rsidRPr="000A886A" w:rsidR="00B03D90">
              <w:rPr>
                <w:rStyle w:val="Hyperlink"/>
              </w:rPr>
              <w:t>help page</w:t>
            </w:r>
            <w:r>
              <w:fldChar w:fldCharType="end"/>
            </w:r>
            <w:r w:rsidR="00B03D90">
              <w:rPr/>
              <w:t xml:space="preserve"> on </w:t>
            </w:r>
            <w:r w:rsidRPr="000A886A" w:rsidR="1375FF1F">
              <w:rPr>
                <w:lang w:val="en-CA"/>
              </w:rPr>
              <w:t>finding and joining a LinkedIn group</w:t>
            </w:r>
            <w:r w:rsidR="00B03D90">
              <w:rPr/>
              <w:t>.</w:t>
            </w:r>
          </w:p>
          <w:p w:rsidRPr="00FB1C79" w:rsidR="00B03D90" w:rsidP="000A886A" w:rsidRDefault="00B03D90" w14:paraId="083A8667" w14:textId="3E4D6D67">
            <w:pPr>
              <w:pStyle w:val="ListBullet"/>
              <w:rPr>
                <w:b w:val="1"/>
                <w:bCs w:val="1"/>
              </w:rPr>
            </w:pPr>
            <w:r w:rsidRPr="000A886A" w:rsidR="00B03D90">
              <w:rPr>
                <w:b w:val="1"/>
                <w:bCs w:val="1"/>
                <w:lang w:val="en-CA"/>
              </w:rPr>
              <w:t>Questions to Consider</w:t>
            </w:r>
          </w:p>
          <w:p w:rsidR="00B03D90" w:rsidRDefault="00B03D90" w14:paraId="083A8668" w14:textId="4522A5FB">
            <w:pPr>
              <w:pStyle w:val="BodyText"/>
            </w:pPr>
            <w:r w:rsidR="00B03D90">
              <w:rPr/>
              <w:t>After completing the activities above</w:t>
            </w:r>
            <w:r w:rsidR="00B03D90">
              <w:rPr/>
              <w:t xml:space="preserve"> answer the following questions:</w:t>
            </w:r>
          </w:p>
          <w:p w:rsidR="00B03D90" w:rsidP="000A886A" w:rsidRDefault="00B03D90" w14:paraId="083A8669" w14:textId="1B5C897C">
            <w:pPr>
              <w:pStyle w:val="ListBullet2"/>
              <w:rPr/>
            </w:pPr>
            <w:r w:rsidR="00B03D90">
              <w:rPr/>
              <w:t xml:space="preserve">How do like-minded professionals in your career or future career, field, </w:t>
            </w:r>
            <w:r w:rsidR="10A56CA3">
              <w:rPr/>
              <w:t xml:space="preserve">or </w:t>
            </w:r>
            <w:r w:rsidR="00B03D90">
              <w:rPr/>
              <w:t>discipline</w:t>
            </w:r>
            <w:r w:rsidR="00B03D90">
              <w:rPr/>
              <w:t xml:space="preserve"> network online (</w:t>
            </w:r>
            <w:r w:rsidR="10A56CA3">
              <w:rPr/>
              <w:t>e.g.,</w:t>
            </w:r>
            <w:r w:rsidR="00B03D90">
              <w:rPr/>
              <w:t xml:space="preserve"> X, Link</w:t>
            </w:r>
            <w:r w:rsidR="10A56CA3">
              <w:rPr/>
              <w:t>ed</w:t>
            </w:r>
            <w:r w:rsidR="00B03D90">
              <w:rPr/>
              <w:t>In groups, other websites</w:t>
            </w:r>
            <w:r w:rsidR="00B03D90">
              <w:rPr/>
              <w:t>)?</w:t>
            </w:r>
          </w:p>
          <w:p w:rsidR="00B03D90" w:rsidP="000A886A" w:rsidRDefault="00B03D90" w14:paraId="083A866A" w14:textId="77777777">
            <w:pPr>
              <w:pStyle w:val="ListBullet2"/>
              <w:rPr/>
            </w:pPr>
            <w:r w:rsidR="00B03D90">
              <w:rPr/>
              <w:t>What hashtags, if any, are being used for conversations in your chosen field?</w:t>
            </w:r>
          </w:p>
          <w:p w:rsidR="00B03D90" w:rsidP="000A886A" w:rsidRDefault="00B03D90" w14:paraId="083A866B" w14:textId="77777777">
            <w:pPr>
              <w:pStyle w:val="ListBullet2"/>
              <w:rPr/>
            </w:pPr>
            <w:r w:rsidR="00B03D90">
              <w:rPr/>
              <w:t xml:space="preserve">What are the topical areas of discussion </w:t>
            </w:r>
            <w:r w:rsidR="00B03D90">
              <w:rPr/>
              <w:t>at the moment</w:t>
            </w:r>
            <w:r w:rsidR="00B03D90">
              <w:rPr/>
              <w:t>?</w:t>
            </w:r>
          </w:p>
          <w:p w:rsidR="00B03D90" w:rsidP="000A886A" w:rsidRDefault="00B03D90" w14:paraId="083A866C" w14:textId="77777777">
            <w:pPr>
              <w:pStyle w:val="ListBullet2"/>
              <w:rPr/>
            </w:pPr>
            <w:r w:rsidR="00B03D90">
              <w:rPr/>
              <w:t>How could your field of interest improve professional networking online?</w:t>
            </w:r>
          </w:p>
          <w:p w:rsidR="00B03D90" w:rsidP="000A886A" w:rsidRDefault="00B03D90" w14:paraId="083A866D" w14:textId="482907B5">
            <w:pPr>
              <w:pStyle w:val="ListBullet2"/>
              <w:rPr/>
            </w:pPr>
            <w:r w:rsidR="00B03D90">
              <w:rPr/>
              <w:t>Do organi</w:t>
            </w:r>
            <w:r w:rsidR="10A56CA3">
              <w:rPr/>
              <w:t>z</w:t>
            </w:r>
            <w:r w:rsidR="00B03D90">
              <w:rPr/>
              <w:t xml:space="preserve">ations in your field place restrictions on employees </w:t>
            </w:r>
            <w:r w:rsidR="00B03D90">
              <w:rPr/>
              <w:t xml:space="preserve">participating</w:t>
            </w:r>
            <w:r w:rsidR="00B03D90">
              <w:rPr/>
              <w:t xml:space="preserve"> in social networks? (See for example </w:t>
            </w:r>
            <w:r w:rsidRPr="000A886A" w:rsidR="00D50AE5">
              <w:rPr>
                <w:i w:val="1"/>
                <w:iCs w:val="1"/>
                <w:sz w:val="24"/>
                <w:szCs w:val="24"/>
                <w:lang w:val="en-CA" w:eastAsia="en-US"/>
              </w:rPr>
              <w:fldChar w:fldCharType="begin"/>
            </w:r>
            <w:r w:rsidRPr="000A886A" w:rsidR="00D50AE5">
              <w:rPr>
                <w:i w:val="1"/>
                <w:iCs w:val="1"/>
                <w:lang w:val="en-CA"/>
              </w:rPr>
              <w:instrText>HYPERLINK "https://www.fastcompany.com/1668368/corporate-social-media-policies-good-mediocre-and-ugly" \h</w:instrText>
            </w:r>
            <w:r w:rsidRPr="00677832" w:rsidR="00D50AE5">
              <w:rPr>
                <w:i/>
                <w:iCs/>
                <w:sz w:val="24"/>
                <w:szCs w:val="24"/>
              </w:rPr>
            </w:r>
            <w:r w:rsidRPr="000A886A" w:rsidR="00D50AE5">
              <w:rPr>
                <w:i w:val="1"/>
                <w:iCs w:val="1"/>
                <w:lang w:val="en-CA" w:eastAsia="en-US"/>
              </w:rPr>
              <w:fldChar w:fldCharType="separate"/>
            </w:r>
            <w:r w:rsidRPr="000A886A" w:rsidR="00B03D90">
              <w:rPr>
                <w:rStyle w:val="Hyperlink"/>
                <w:i w:val="1"/>
                <w:iCs w:val="1"/>
                <w:lang w:val="en-CA"/>
              </w:rPr>
              <w:t>Corporate Social Media Policies: The Good, the Mediocre, and the Ugly</w:t>
            </w:r>
            <w:r w:rsidRPr="000A886A" w:rsidR="00D50AE5">
              <w:rPr>
                <w:rStyle w:val="Hyperlink"/>
                <w:i w:val="1"/>
                <w:iCs w:val="1"/>
                <w:sz w:val="24"/>
                <w:szCs w:val="24"/>
                <w:lang w:val="en-CA" w:eastAsia="en-US"/>
              </w:rPr>
              <w:fldChar w:fldCharType="end"/>
            </w:r>
            <w:r w:rsidRPr="000A886A" w:rsidR="6F1AAEB5">
              <w:rPr>
                <w:rStyle w:val="Hyperlink"/>
                <w:i w:val="1"/>
                <w:iCs w:val="1"/>
                <w:sz w:val="24"/>
                <w:szCs w:val="24"/>
                <w:lang w:val="en-CA" w:eastAsia="en-US"/>
              </w:rPr>
              <w:t xml:space="preserve"> </w:t>
            </w:r>
            <w:r w:rsidRPr="000A886A" w:rsidR="00686BC0">
              <w:rPr>
                <w:rStyle w:val="Hyperlink"/>
                <w:i w:val="1"/>
                <w:iCs w:val="1"/>
                <w:sz w:val="24"/>
                <w:szCs w:val="24"/>
              </w:rPr>
              <w:fldChar w:fldCharType="begin"/>
            </w:r>
            <w:r w:rsidRPr="000A886A" w:rsidR="005E1157">
              <w:rPr>
                <w:rStyle w:val="Hyperlink"/>
                <w:i w:val="1"/>
                <w:iCs w:val="1"/>
                <w:sz w:val="24"/>
                <w:szCs w:val="24"/>
                <w:lang w:val="en-CA" w:eastAsia="en-US"/>
              </w:rPr>
              <w:instrText xml:space="preserve"> ADDIN ZOTERO_ITEM CSL_CITATION {"citationID":"a1mm2039s5g","properties":{"formattedCitation":"(2010a)","plainCitation":"(2010a)","noteIndex":0},"citationItems":[{"id":1961,"uris":["http://zotero.org/users/14693029/items/ZX6VSQRI"],"itemData":{"id":1961,"type":"webpage","container-title":"Fast Company","title":"Corporate social media policies: The good, the mediocre, and the ugly","URL":"https://www.fastcompany.com/1668368/corporate-social-media-policies-good-mediocre-and-ugly","author":[{"family":"Dishman","given":"Lydia"}],"issued":{"date-parts":[["2010",7,9]]}},"label":"page","suppress-author":true}],"schema":"https://github.com/citation-style-language/schema/raw/master/csl-citation.json"} </w:instrText>
            </w:r>
            <w:r w:rsidRPr="000A886A" w:rsidR="00686BC0">
              <w:rPr>
                <w:rStyle w:val="Hyperlink"/>
                <w:i w:val="1"/>
                <w:iCs w:val="1"/>
                <w:sz w:val="24"/>
                <w:szCs w:val="24"/>
              </w:rPr>
              <w:fldChar w:fldCharType="separate"/>
            </w:r>
            <w:r w:rsidRPr="000A886A" w:rsidR="205CA287">
              <w:rPr>
                <w:rFonts w:ascii="Aptos" w:hAnsi="Aptos" w:cs="Times New Roman"/>
                <w:sz w:val="24"/>
                <w:szCs w:val="24"/>
              </w:rPr>
              <w:t>(2010a)</w:t>
            </w:r>
            <w:r w:rsidRPr="000A886A" w:rsidR="00686BC0">
              <w:rPr>
                <w:rStyle w:val="Hyperlink"/>
                <w:i w:val="1"/>
                <w:iCs w:val="1"/>
                <w:sz w:val="24"/>
                <w:szCs w:val="24"/>
              </w:rPr>
              <w:fldChar w:fldCharType="end"/>
            </w:r>
            <w:r w:rsidR="00B03D90">
              <w:rPr/>
              <w:t xml:space="preserve">, and </w:t>
            </w:r>
            <w:r w:rsidRPr="000A886A" w:rsidR="00D50AE5">
              <w:rPr>
                <w:i w:val="1"/>
                <w:iCs w:val="1"/>
                <w:sz w:val="24"/>
                <w:szCs w:val="24"/>
                <w:lang w:val="en-CA" w:eastAsia="en-US"/>
              </w:rPr>
              <w:fldChar w:fldCharType="begin"/>
            </w:r>
            <w:r w:rsidRPr="000A886A" w:rsidR="00D50AE5">
              <w:rPr>
                <w:i w:val="1"/>
                <w:iCs w:val="1"/>
                <w:lang w:val="en-CA"/>
              </w:rPr>
              <w:instrText>HYPERLINK "https://www.fastcompany.com/1670530/more-social-media-policies-la-times-harvard-law-microsoft-and-cisco" \h</w:instrText>
            </w:r>
            <w:r w:rsidRPr="00677832" w:rsidR="00D50AE5">
              <w:rPr>
                <w:i/>
                <w:iCs/>
                <w:sz w:val="24"/>
                <w:szCs w:val="24"/>
              </w:rPr>
            </w:r>
            <w:r w:rsidRPr="000A886A" w:rsidR="00D50AE5">
              <w:rPr>
                <w:i w:val="1"/>
                <w:iCs w:val="1"/>
                <w:lang w:val="en-CA" w:eastAsia="en-US"/>
              </w:rPr>
              <w:fldChar w:fldCharType="separate"/>
            </w:r>
            <w:r w:rsidRPr="000A886A" w:rsidR="00B03D90">
              <w:rPr>
                <w:rStyle w:val="Hyperlink"/>
                <w:i w:val="1"/>
                <w:iCs w:val="1"/>
                <w:lang w:val="en-CA"/>
              </w:rPr>
              <w:t>More Social Media Policies: LA Times, Harvard Law, Microsoft, and Cisco</w:t>
            </w:r>
            <w:r w:rsidRPr="000A886A" w:rsidR="00D50AE5">
              <w:rPr>
                <w:rStyle w:val="Hyperlink"/>
                <w:i w:val="1"/>
                <w:iCs w:val="1"/>
                <w:sz w:val="24"/>
                <w:szCs w:val="24"/>
                <w:lang w:val="en-CA" w:eastAsia="en-US"/>
              </w:rPr>
              <w:fldChar w:fldCharType="end"/>
            </w:r>
            <w:r w:rsidR="7D951665">
              <w:rPr>
                <w:rStyle w:val="Hyperlink"/>
                <w:sz w:val="24"/>
                <w:szCs w:val="24"/>
                <w:lang w:val="en-CA" w:eastAsia="en-US"/>
              </w:rPr>
              <w:t xml:space="preserve"> </w:t>
            </w:r>
            <w:r w:rsidR="009E0E08">
              <w:rPr>
                <w:rStyle w:val="Hyperlink"/>
                <w:sz w:val="24"/>
                <w:szCs w:val="24"/>
              </w:rPr>
              <w:fldChar w:fldCharType="begin"/>
            </w:r>
            <w:r w:rsidR="005E1157">
              <w:rPr>
                <w:rStyle w:val="Hyperlink"/>
                <w:sz w:val="24"/>
                <w:szCs w:val="24"/>
                <w:lang w:val="en-CA" w:eastAsia="en-US"/>
              </w:rPr>
              <w:instrText xml:space="preserve"> ADDIN ZOTERO_ITEM CSL_CITATION {"citationID":"a8f3pehedm","properties":{"formattedCitation":"(2010b)","plainCitation":"(2010b)","noteIndex":0},"citationItems":[{"id":1963,"uris":["http://zotero.org/users/14693029/items/EFV82KDU"],"itemData":{"id":1963,"type":"webpage","container-title":"Fast Company","title":"More social media policies: LA Times, Harvard Law, Microsoft, and Cisco","URL":"https://www.fastcompany.com/1670530/more-social-media-policies-la-times-harvard-law-microsoft-and-cisco","author":[{"family":"Dishman","given":"Lydia"}],"issued":{"date-parts":[["2010",7,15]]}},"label":"page","suppress-author":true}],"schema":"https://github.com/citation-style-language/schema/raw/master/csl-citation.json"} </w:instrText>
            </w:r>
            <w:r w:rsidR="009E0E08">
              <w:rPr>
                <w:rStyle w:val="Hyperlink"/>
                <w:sz w:val="24"/>
                <w:szCs w:val="24"/>
              </w:rPr>
              <w:fldChar w:fldCharType="separate"/>
            </w:r>
            <w:r w:rsidRPr="000A886A" w:rsidR="205CA287">
              <w:rPr>
                <w:rFonts w:ascii="Aptos" w:hAnsi="Aptos" w:cs="Times New Roman"/>
                <w:sz w:val="24"/>
                <w:szCs w:val="24"/>
              </w:rPr>
              <w:t>(2010b)</w:t>
            </w:r>
            <w:r w:rsidR="009E0E08">
              <w:rPr>
                <w:rStyle w:val="Hyperlink"/>
                <w:sz w:val="24"/>
                <w:szCs w:val="24"/>
              </w:rPr>
              <w:fldChar w:fldCharType="end"/>
            </w:r>
            <w:r w:rsidRPr="000A886A" w:rsidR="00B03D90">
              <w:rPr>
                <w:i w:val="1"/>
                <w:iCs w:val="1"/>
                <w:lang w:val="en-CA"/>
              </w:rPr>
              <w:t>.</w:t>
            </w:r>
          </w:p>
        </w:tc>
      </w:tr>
    </w:tbl>
    <w:p w:rsidR="00B03D90" w:rsidRDefault="00B03D90" w14:paraId="083A866F" w14:textId="77777777">
      <w:pPr>
        <w:pStyle w:val="Heading3"/>
      </w:pPr>
      <w:bookmarkStart w:name="X41763fad6ccbb607d7293d14deace8d6ba14cf0" w:id="597"/>
      <w:bookmarkEnd w:id="461"/>
      <w:r>
        <w:t>5.1.6 Activity: Blog: Professional Online Identity and Digital Citizenship</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00A886A" w14:paraId="083A8675"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70" w14:textId="77777777">
            <w:pPr>
              <w:pStyle w:val="FirstParagraph"/>
              <w:spacing w:before="16" w:after="64"/>
            </w:pPr>
          </w:p>
          <w:p w:rsidR="00B03D90" w:rsidRDefault="00B03D90" w14:paraId="083A8671" w14:textId="53CCB6E4">
            <w:pPr>
              <w:pStyle w:val="BodyText"/>
              <w:spacing w:before="16"/>
            </w:pPr>
            <w:r w:rsidR="00B03D90">
              <w:rPr/>
              <w:t>Prepare a short blog post (about 300</w:t>
            </w:r>
            <w:r w:rsidR="00B03D90">
              <w:rPr/>
              <w:t>–</w:t>
            </w:r>
            <w:r w:rsidR="00B03D90">
              <w:rPr/>
              <w:t>400 words) summari</w:t>
            </w:r>
            <w:r w:rsidR="2A5207EE">
              <w:rPr/>
              <w:t>z</w:t>
            </w:r>
            <w:r w:rsidR="00B03D90">
              <w:rPr/>
              <w:t>ing your findings on professional online networking in your field of interest. Consider the following questions:</w:t>
            </w:r>
          </w:p>
          <w:p w:rsidR="00B03D90" w:rsidP="000A886A" w:rsidRDefault="00B03D90" w14:paraId="083A8672" w14:textId="77777777">
            <w:pPr>
              <w:pStyle w:val="ListBullet"/>
              <w:rPr/>
            </w:pPr>
            <w:r w:rsidR="00B03D90">
              <w:rPr/>
              <w:t>How do like-minded professionals in your field network online and what do they talk about?</w:t>
            </w:r>
          </w:p>
          <w:p w:rsidR="00B03D90" w:rsidP="000A886A" w:rsidRDefault="00B03D90" w14:paraId="083A8673" w14:textId="77777777">
            <w:pPr>
              <w:pStyle w:val="ListBullet"/>
              <w:rPr/>
            </w:pPr>
            <w:r w:rsidR="00B03D90">
              <w:rPr/>
              <w:t>What does this mean for your online identity and being a digital citizen?</w:t>
            </w:r>
          </w:p>
          <w:p w:rsidR="00B03D90" w:rsidRDefault="00B03D90" w14:paraId="083A8674" w14:textId="77777777">
            <w:pPr>
              <w:pStyle w:val="FirstParagraph"/>
              <w:spacing w:after="16"/>
            </w:pPr>
            <w:r>
              <w:t>Remember to add a category or tag for your post using the course tag: LDRS101.</w:t>
            </w:r>
          </w:p>
        </w:tc>
      </w:tr>
    </w:tbl>
    <w:p w:rsidR="00B03D90" w:rsidRDefault="00B03D90" w14:paraId="083A8676" w14:textId="77777777">
      <w:pPr>
        <w:pStyle w:val="Heading3"/>
      </w:pPr>
      <w:bookmarkStart w:name="activity-blog-my-online-biography" w:id="604"/>
      <w:bookmarkEnd w:id="597"/>
      <w:r>
        <w:t>5.1.7 Activity: Blog: My Online Biography</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68D58537" w14:paraId="083A869E"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77" w14:textId="77777777">
            <w:pPr>
              <w:pStyle w:val="FirstParagraph"/>
              <w:spacing w:before="16" w:after="64"/>
            </w:pPr>
          </w:p>
          <w:p w:rsidR="00B03D90" w:rsidRDefault="00B03D90" w14:paraId="083A8678" w14:textId="77777777">
            <w:pPr>
              <w:pStyle w:val="BodyText"/>
              <w:spacing w:before="16"/>
            </w:pPr>
            <w:r>
              <w:t>In this challenge you are asked to build or update your professional online biography and the “About” page of your course blog.</w:t>
            </w:r>
          </w:p>
          <w:p w:rsidR="00B03D90" w:rsidP="000A886A" w:rsidRDefault="00B03D90" w14:paraId="083A8679" w14:textId="27E1116C">
            <w:pPr>
              <w:pStyle w:val="ListBullet"/>
              <w:rPr/>
            </w:pPr>
            <w:r w:rsidRPr="000A886A" w:rsidR="00B03D90">
              <w:rPr>
                <w:b w:val="1"/>
                <w:bCs w:val="1"/>
                <w:lang w:val="en-CA"/>
              </w:rPr>
              <w:t>Reflect</w:t>
            </w:r>
            <w:r w:rsidR="00B03D90">
              <w:rPr/>
              <w:t xml:space="preserve"> </w:t>
            </w:r>
            <w:r w:rsidR="00B03D90">
              <w:rPr/>
              <w:t>on the</w:t>
            </w:r>
            <w:r w:rsidR="00B03D90">
              <w:rPr/>
              <w:t xml:space="preserve"> following online personas, target audience</w:t>
            </w:r>
            <w:r w:rsidR="2A5207EE">
              <w:rPr/>
              <w:t>s,</w:t>
            </w:r>
            <w:r w:rsidR="00B03D90">
              <w:rPr/>
              <w:t xml:space="preserve"> and how th</w:t>
            </w:r>
            <w:r w:rsidR="2A5207EE">
              <w:rPr/>
              <w:t>ese</w:t>
            </w:r>
            <w:r w:rsidR="00B03D90">
              <w:rPr/>
              <w:t xml:space="preserve"> will </w:t>
            </w:r>
            <w:r w:rsidR="00B03D90">
              <w:rPr/>
              <w:t>impact</w:t>
            </w:r>
            <w:r w:rsidR="00B03D90">
              <w:rPr/>
              <w:t xml:space="preserve"> on the style and voice of the communication medium.</w:t>
            </w:r>
            <w:r>
              <w:br/>
            </w:r>
          </w:p>
          <w:tbl>
            <w:tblPr>
              <w:tblStyle w:val="Table"/>
              <w:tblW w:w="0" w:type="auto"/>
              <w:jc w:val="center"/>
              <w:tblLook w:val="0020" w:firstRow="1" w:lastRow="0" w:firstColumn="0" w:lastColumn="0" w:noHBand="0" w:noVBand="0"/>
            </w:tblPr>
            <w:tblGrid>
              <w:gridCol w:w="1296"/>
              <w:gridCol w:w="4187"/>
            </w:tblGrid>
            <w:tr w:rsidR="00B03D90" w:rsidTr="68D58537" w14:paraId="083A867C" w14:textId="77777777">
              <w:trPr>
                <w:cnfStyle w:val="100000000000" w:firstRow="1" w:lastRow="0" w:firstColumn="0" w:lastColumn="0" w:oddVBand="0" w:evenVBand="0" w:oddHBand="0" w:evenHBand="0" w:firstRowFirstColumn="0" w:firstRowLastColumn="0" w:lastRowFirstColumn="0" w:lastRowLastColumn="0"/>
                <w:tblHeader/>
                <w:trHeight w:val="300"/>
              </w:trPr>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7A" w14:textId="77777777">
                  <w:pPr>
                    <w:pStyle w:val="Compact"/>
                    <w:cnfStyle w:val="100000000000" w:firstRow="1" w:lastRow="0" w:firstColumn="0" w:lastColumn="0" w:oddVBand="0" w:evenVBand="0" w:oddHBand="0" w:evenHBand="0" w:firstRowFirstColumn="0" w:firstRowLastColumn="0" w:lastRowFirstColumn="0" w:lastRowLastColumn="0"/>
                  </w:pPr>
                  <w:r>
                    <w:rPr>
                      <w:b/>
                      <w:bCs/>
                    </w:rPr>
                    <w:t>Persona</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7B" w14:textId="77777777">
                  <w:pPr>
                    <w:pStyle w:val="Compact"/>
                    <w:cnfStyle w:val="100000000000" w:firstRow="1" w:lastRow="0" w:firstColumn="0" w:lastColumn="0" w:oddVBand="0" w:evenVBand="0" w:oddHBand="0" w:evenHBand="0" w:firstRowFirstColumn="0" w:firstRowLastColumn="0" w:lastRowFirstColumn="0" w:lastRowLastColumn="0"/>
                  </w:pPr>
                  <w:r>
                    <w:rPr>
                      <w:b/>
                      <w:bCs/>
                    </w:rPr>
                    <w:t>Primary audience</w:t>
                  </w:r>
                </w:p>
              </w:tc>
            </w:tr>
            <w:tr w:rsidR="00B03D90" w:rsidTr="68D58537" w14:paraId="083A867F" w14:textId="77777777">
              <w:trPr>
                <w:trHeight w:val="300"/>
              </w:trPr>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7D" w14:textId="77777777">
                  <w:pPr>
                    <w:pStyle w:val="Compact"/>
                  </w:pPr>
                  <w:r>
                    <w:t>Personal</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7E" w14:textId="77777777">
                  <w:pPr>
                    <w:pStyle w:val="Compact"/>
                  </w:pPr>
                  <w:r>
                    <w:t>Friends and family</w:t>
                  </w:r>
                </w:p>
              </w:tc>
            </w:tr>
            <w:tr w:rsidR="00B03D90" w:rsidTr="68D58537" w14:paraId="083A8682" w14:textId="77777777">
              <w:trPr>
                <w:trHeight w:val="300"/>
              </w:trPr>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80" w14:textId="77777777">
                  <w:pPr>
                    <w:pStyle w:val="Compact"/>
                  </w:pPr>
                  <w:r>
                    <w:t>Professional</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083A8681" w14:textId="0B09351A">
                  <w:pPr>
                    <w:pStyle w:val="Compact"/>
                  </w:pPr>
                  <w:r w:rsidR="00B03D90">
                    <w:rPr/>
                    <w:t xml:space="preserve">(Future) </w:t>
                  </w:r>
                  <w:r w:rsidR="53C17428">
                    <w:rPr/>
                    <w:t>e</w:t>
                  </w:r>
                  <w:r w:rsidR="00B03D90">
                    <w:rPr/>
                    <w:t>mployers and professional network</w:t>
                  </w:r>
                </w:p>
              </w:tc>
            </w:tr>
            <w:tr w:rsidR="00B03D90" w:rsidTr="68D58537" w14:paraId="083A8685" w14:textId="77777777">
              <w:trPr>
                <w:trHeight w:val="300"/>
              </w:trPr>
              <w:tc>
                <w:tcPr>
                  <w:cnfStyle w:val="000010000000" w:firstRow="0" w:lastRow="0" w:firstColumn="0" w:lastColumn="0" w:oddVBand="1" w:evenVBand="0" w:oddHBand="0" w:evenHBand="0" w:firstRowFirstColumn="0" w:firstRowLastColumn="0" w:lastRowFirstColumn="0" w:lastRowLastColumn="0"/>
                  <w:tcW w:w="0" w:type="auto"/>
                  <w:tcMar/>
                </w:tcPr>
                <w:p w:rsidR="00B03D90" w:rsidRDefault="00B03D90" w14:paraId="083A8683" w14:textId="77777777">
                  <w:pPr>
                    <w:pStyle w:val="Compact"/>
                  </w:pPr>
                  <w:r>
                    <w:t>Academic</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RDefault="00B03D90" w14:paraId="22966AA2" w14:textId="77777777">
                  <w:pPr>
                    <w:pStyle w:val="Compact"/>
                    <w:rPr/>
                  </w:pPr>
                  <w:r w:rsidR="00B03D90">
                    <w:rPr/>
                    <w:t>Peer learning network</w:t>
                  </w:r>
                </w:p>
                <w:p w:rsidR="009C3AE4" w:rsidRDefault="009C3AE4" w14:paraId="083A8684" w14:textId="77777777">
                  <w:pPr>
                    <w:pStyle w:val="Compact"/>
                  </w:pPr>
                </w:p>
              </w:tc>
            </w:tr>
          </w:tbl>
          <w:p w:rsidR="00B03D90" w:rsidP="000A886A" w:rsidRDefault="00B03D90" w14:paraId="083A8686" w14:textId="639DD3B5">
            <w:pPr>
              <w:pStyle w:val="ListBullet"/>
              <w:rPr/>
            </w:pPr>
            <w:r w:rsidRPr="000A886A" w:rsidR="00B03D90">
              <w:rPr>
                <w:b w:val="1"/>
                <w:bCs w:val="1"/>
                <w:lang w:val="en-CA"/>
              </w:rPr>
              <w:t>Choose</w:t>
            </w:r>
            <w:r w:rsidR="00B03D90">
              <w:rPr/>
              <w:t xml:space="preserve"> the most </w:t>
            </w:r>
            <w:r w:rsidR="00B03D90">
              <w:rPr/>
              <w:t>appropriate medium</w:t>
            </w:r>
            <w:r w:rsidR="00B03D90">
              <w:rPr/>
              <w:t xml:space="preserve"> for each of your online personas, for example:</w:t>
            </w:r>
            <w:r>
              <w:br/>
            </w:r>
          </w:p>
          <w:tbl>
            <w:tblPr>
              <w:tblStyle w:val="Table"/>
              <w:tblW w:w="5000" w:type="pct"/>
              <w:tblLayout w:type="fixed"/>
              <w:tblLook w:val="0020" w:firstRow="1" w:lastRow="0" w:firstColumn="0" w:lastColumn="0" w:noHBand="0" w:noVBand="0"/>
            </w:tblPr>
            <w:tblGrid>
              <w:gridCol w:w="2906"/>
              <w:gridCol w:w="6116"/>
            </w:tblGrid>
            <w:tr w:rsidR="00B03D90" w:rsidTr="000A886A" w14:paraId="083A8689" w14:textId="77777777">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Mar/>
                </w:tcPr>
                <w:p w:rsidR="00B03D90" w:rsidP="000A886A" w:rsidRDefault="00B03D90" w14:paraId="083A8687" w14:textId="77777777">
                  <w:pPr>
                    <w:pStyle w:val="Compact"/>
                    <w:jc w:val="center"/>
                    <w:rPr>
                      <w:b w:val="1"/>
                      <w:bCs w:val="1"/>
                    </w:rPr>
                  </w:pPr>
                  <w:r w:rsidRPr="000A886A" w:rsidR="00B03D90">
                    <w:rPr>
                      <w:b w:val="1"/>
                      <w:bCs w:val="1"/>
                    </w:rPr>
                    <w:t>Persona</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P="000A886A" w:rsidRDefault="00B03D90" w14:paraId="083A8688" w14:textId="75C00412">
                  <w:pPr>
                    <w:pStyle w:val="Compact"/>
                    <w:jc w:val="center"/>
                    <w:rPr>
                      <w:b w:val="1"/>
                      <w:bCs w:val="1"/>
                    </w:rPr>
                  </w:pPr>
                  <w:r w:rsidRPr="000A886A" w:rsidR="00B03D90">
                    <w:rPr>
                      <w:b w:val="1"/>
                      <w:bCs w:val="1"/>
                    </w:rPr>
                    <w:t>Medium</w:t>
                  </w:r>
                  <w:r w:rsidRPr="000A886A" w:rsidR="52431044">
                    <w:rPr>
                      <w:b w:val="1"/>
                      <w:bCs w:val="1"/>
                    </w:rPr>
                    <w:t xml:space="preserve"> (example)</w:t>
                  </w:r>
                </w:p>
              </w:tc>
            </w:tr>
            <w:tr w:rsidR="00B03D90" w:rsidTr="000A886A" w14:paraId="083A868C"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P="000A886A" w:rsidRDefault="00B03D90" w14:paraId="083A868A" w14:textId="77777777">
                  <w:pPr>
                    <w:pStyle w:val="Compact"/>
                    <w:jc w:val="center"/>
                  </w:pPr>
                  <w:r w:rsidR="00B03D90">
                    <w:rPr/>
                    <w:t>Personal</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P="000A886A" w:rsidRDefault="008C3741" w14:paraId="083A868B" w14:textId="7DABE6BD">
                  <w:pPr>
                    <w:pStyle w:val="Compact"/>
                    <w:jc w:val="center"/>
                  </w:pPr>
                  <w:r w:rsidR="3553536C">
                    <w:rPr/>
                    <w:t>Facebook</w:t>
                  </w:r>
                </w:p>
              </w:tc>
            </w:tr>
            <w:tr w:rsidR="00B03D90" w:rsidTr="000A886A" w14:paraId="083A868F"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P="000A886A" w:rsidRDefault="00B03D90" w14:paraId="083A868D" w14:textId="77777777">
                  <w:pPr>
                    <w:pStyle w:val="Compact"/>
                    <w:jc w:val="center"/>
                  </w:pPr>
                  <w:r w:rsidR="00B03D90">
                    <w:rPr/>
                    <w:t>Professional</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P="000A886A" w:rsidRDefault="008C3741" w14:paraId="083A868E" w14:textId="452AE846">
                  <w:pPr>
                    <w:pStyle w:val="Compact"/>
                    <w:jc w:val="center"/>
                  </w:pPr>
                  <w:r w:rsidR="3553536C">
                    <w:rPr/>
                    <w:t>LinkedI</w:t>
                  </w:r>
                  <w:r w:rsidR="3553536C">
                    <w:rPr/>
                    <w:t>n</w:t>
                  </w:r>
                </w:p>
              </w:tc>
            </w:tr>
            <w:tr w:rsidR="00B03D90" w:rsidTr="000A886A" w14:paraId="083A8692" w14:textId="77777777">
              <w:tc>
                <w:tcPr>
                  <w:cnfStyle w:val="000010000000" w:firstRow="0" w:lastRow="0" w:firstColumn="0" w:lastColumn="0" w:oddVBand="1" w:evenVBand="0" w:oddHBand="0" w:evenHBand="0" w:firstRowFirstColumn="0" w:firstRowLastColumn="0" w:lastRowFirstColumn="0" w:lastRowLastColumn="0"/>
                  <w:tcW w:w="0" w:type="auto"/>
                  <w:tcMar/>
                </w:tcPr>
                <w:p w:rsidR="00B03D90" w:rsidP="000A886A" w:rsidRDefault="00B03D90" w14:paraId="083A8690" w14:textId="77777777">
                  <w:pPr>
                    <w:pStyle w:val="Compact"/>
                    <w:jc w:val="center"/>
                  </w:pPr>
                  <w:r w:rsidR="00B03D90">
                    <w:rPr/>
                    <w:t>Academic</w:t>
                  </w:r>
                </w:p>
              </w:tc>
              <w:tc>
                <w:tcPr>
                  <w:cnfStyle w:val="000001000000" w:firstRow="0" w:lastRow="0" w:firstColumn="0" w:lastColumn="0" w:oddVBand="0" w:evenVBand="1" w:oddHBand="0" w:evenHBand="0" w:firstRowFirstColumn="0" w:firstRowLastColumn="0" w:lastRowFirstColumn="0" w:lastRowLastColumn="0"/>
                  <w:tcW w:w="0" w:type="auto"/>
                  <w:tcMar/>
                </w:tcPr>
                <w:p w:rsidR="00B03D90" w:rsidP="000A886A" w:rsidRDefault="00B03D90" w14:paraId="12EADFA4" w14:textId="77777777">
                  <w:pPr>
                    <w:pStyle w:val="Compact"/>
                    <w:jc w:val="center"/>
                    <w:rPr/>
                  </w:pPr>
                  <w:r w:rsidR="00B03D90">
                    <w:rPr/>
                    <w:t>Learning blog or website</w:t>
                  </w:r>
                </w:p>
                <w:p w:rsidR="008C5EFA" w:rsidP="000A886A" w:rsidRDefault="008C5EFA" w14:paraId="083A8691" w14:textId="77777777">
                  <w:pPr>
                    <w:pStyle w:val="Compact"/>
                    <w:jc w:val="center"/>
                  </w:pPr>
                </w:p>
              </w:tc>
            </w:tr>
          </w:tbl>
          <w:p w:rsidR="00B03D90" w:rsidP="000A886A" w:rsidRDefault="00B03D90" w14:paraId="083A8693" w14:textId="77777777">
            <w:pPr>
              <w:pStyle w:val="ListBullet"/>
              <w:rPr/>
            </w:pPr>
            <w:r w:rsidRPr="000A886A" w:rsidR="00B03D90">
              <w:rPr>
                <w:b w:val="1"/>
                <w:bCs w:val="1"/>
                <w:lang w:val="en-CA"/>
              </w:rPr>
              <w:t>Identify</w:t>
            </w:r>
            <w:r w:rsidR="00B03D90">
              <w:rPr/>
              <w:t xml:space="preserve"> one or two professionals from your field of interest who </w:t>
            </w:r>
            <w:r w:rsidR="00B03D90">
              <w:rPr/>
              <w:t>maintain</w:t>
            </w:r>
            <w:r w:rsidR="00B03D90">
              <w:rPr/>
              <w:t xml:space="preserve"> an active web presence and contribute regularly via social media. Explore their respective websites and professional listings as examples.</w:t>
            </w:r>
          </w:p>
          <w:p w:rsidR="00B03D90" w:rsidP="000A886A" w:rsidRDefault="00B03D90" w14:paraId="083A8694" w14:textId="7841267E">
            <w:pPr>
              <w:pStyle w:val="ListBullet2"/>
              <w:rPr/>
            </w:pPr>
            <w:r w:rsidR="00B03D90">
              <w:rPr/>
              <w:t>X (formerly Twitter) is a good place to search for individuals using popular hashtags from your field or area of study, for example</w:t>
            </w:r>
            <w:r w:rsidR="618AE344">
              <w:rPr/>
              <w:t>,</w:t>
            </w:r>
            <w:r w:rsidR="00B03D90">
              <w:rPr/>
              <w:t xml:space="preserve"> “#</w:t>
            </w:r>
            <w:r w:rsidR="00B03D90">
              <w:rPr/>
              <w:t>highereducation</w:t>
            </w:r>
            <w:r w:rsidR="00B03D90">
              <w:rPr/>
              <w:t>”</w:t>
            </w:r>
          </w:p>
          <w:p w:rsidR="00B03D90" w:rsidP="000A886A" w:rsidRDefault="00B03D90" w14:paraId="083A8695" w14:textId="0188D43F">
            <w:pPr>
              <w:pStyle w:val="ListBullet2"/>
              <w:rPr/>
            </w:pPr>
            <w:r w:rsidR="00B03D90">
              <w:rPr/>
              <w:t>Click through to their respective X user page. If they have a personal website listed on the user page</w:t>
            </w:r>
            <w:r w:rsidR="00B03D90">
              <w:rPr/>
              <w:t xml:space="preserve"> visit the site and review their “About” page</w:t>
            </w:r>
          </w:p>
          <w:p w:rsidR="00B03D90" w:rsidP="000A886A" w:rsidRDefault="00B03D90" w14:paraId="083A8696" w14:textId="611E7285">
            <w:pPr>
              <w:pStyle w:val="ListBullet2"/>
              <w:rPr/>
            </w:pPr>
            <w:r w:rsidR="00B03D90">
              <w:rPr/>
              <w:t xml:space="preserve">Visit their employer’s page and try to </w:t>
            </w:r>
            <w:r w:rsidR="00B03D90">
              <w:rPr/>
              <w:t>locate</w:t>
            </w:r>
            <w:r w:rsidR="00B03D90">
              <w:rPr/>
              <w:t xml:space="preserve"> their biography on the employer’s website</w:t>
            </w:r>
          </w:p>
          <w:p w:rsidR="00B03D90" w:rsidP="000A886A" w:rsidRDefault="00B03D90" w14:paraId="083A8697" w14:textId="3722443A">
            <w:pPr>
              <w:pStyle w:val="ListBullet2"/>
              <w:rPr/>
            </w:pPr>
            <w:r w:rsidR="00B03D90">
              <w:rPr/>
              <w:t>Search for the user on Linked</w:t>
            </w:r>
            <w:r w:rsidR="4722D671">
              <w:rPr/>
              <w:t>I</w:t>
            </w:r>
            <w:r w:rsidR="00B03D90">
              <w:rPr/>
              <w:t>n</w:t>
            </w:r>
          </w:p>
          <w:p w:rsidR="00B03D90" w:rsidP="000A886A" w:rsidRDefault="00B03D90" w14:paraId="083A8698" w14:textId="2B5AFB20">
            <w:pPr>
              <w:pStyle w:val="ListBullet2"/>
              <w:rPr/>
            </w:pPr>
            <w:r w:rsidR="00B03D90">
              <w:rPr/>
              <w:t>Compare the user information on these different sites. Observe how they link to social media account</w:t>
            </w:r>
            <w:r w:rsidR="00B03D90">
              <w:rPr/>
              <w:t>, and vary the style and content presented for the different personas</w:t>
            </w:r>
          </w:p>
          <w:p w:rsidR="00B03D90" w:rsidP="000A886A" w:rsidRDefault="00B03D90" w14:paraId="083A8699" w14:textId="699DA0C6">
            <w:pPr>
              <w:pStyle w:val="ListBullet"/>
              <w:rPr/>
            </w:pPr>
            <w:r w:rsidRPr="000A886A" w:rsidR="00B03D90">
              <w:rPr>
                <w:b w:val="1"/>
                <w:bCs w:val="1"/>
                <w:lang w:val="en-CA"/>
              </w:rPr>
              <w:t>Create</w:t>
            </w:r>
            <w:r w:rsidR="00B03D90">
              <w:rPr/>
              <w:t xml:space="preserve"> or update your professional profile on Linked</w:t>
            </w:r>
            <w:r w:rsidR="4722D671">
              <w:rPr/>
              <w:t>I</w:t>
            </w:r>
            <w:r w:rsidR="00B03D90">
              <w:rPr/>
              <w:t>n.</w:t>
            </w:r>
          </w:p>
          <w:p w:rsidR="00B03D90" w:rsidP="000A886A" w:rsidRDefault="00B03D90" w14:paraId="083A869A" w14:textId="7F98AF3E">
            <w:pPr>
              <w:pStyle w:val="ListBullet2"/>
              <w:rPr/>
            </w:pPr>
            <w:r w:rsidR="00B03D90">
              <w:rPr/>
              <w:t xml:space="preserve">Consult TWU’s </w:t>
            </w:r>
            <w:r w:rsidR="008C3741">
              <w:fldChar w:fldCharType="begin"/>
            </w:r>
            <w:r w:rsidR="008C3741">
              <w:instrText>HYPERLINK "https://www.twu.ca/academics/academic-professional-support/centre-calling-career-development/students/student" \h</w:instrText>
            </w:r>
            <w:r w:rsidR="008C3741">
              <w:fldChar w:fldCharType="separate"/>
            </w:r>
            <w:r w:rsidRPr="000A886A" w:rsidR="00B03D90">
              <w:rPr>
                <w:rStyle w:val="Hyperlink"/>
                <w:i w:val="1"/>
                <w:iCs w:val="1"/>
              </w:rPr>
              <w:t>Student Resources</w:t>
            </w:r>
            <w:r w:rsidR="00B03D90">
              <w:rPr>
                <w:rStyle w:val="Hyperlink"/>
              </w:rPr>
              <w:t xml:space="preserve"> website</w:t>
            </w:r>
            <w:r w:rsidR="008C3741">
              <w:rPr>
                <w:rStyle w:val="Hyperlink"/>
              </w:rPr>
              <w:fldChar w:fldCharType="end"/>
            </w:r>
            <w:r w:rsidR="00B03D90">
              <w:rPr/>
              <w:t xml:space="preserve"> </w:t>
            </w:r>
            <w:r w:rsidR="00755142">
              <w:fldChar w:fldCharType="begin"/>
            </w:r>
            <w:r w:rsidR="005E1157">
              <w:instrText xml:space="preserve"> ADDIN ZOTERO_ITEM CSL_CITATION {"citationID":"a2ed9llgl3k","properties":{"formattedCitation":"(n.d.-b)","plainCitation":"(n.d.-b)","noteIndex":0},"citationItems":[{"id":1965,"uris":["http://zotero.org/users/14693029/items/3ZC2FZ7T"],"itemData":{"id":1965,"type":"webpage","language":"en","title":"Student resources","URL":"https://www.twu.ca/academics/academic-professional-support/centre-calling-career-development/students/student","author":[{"family":"Trinity Western University","given":""}]},"label":"page","suppress-author":true}],"schema":"https://github.com/citation-style-language/schema/raw/master/csl-citation.json"} </w:instrText>
            </w:r>
            <w:r w:rsidR="00755142">
              <w:fldChar w:fldCharType="separate"/>
            </w:r>
            <w:r w:rsidRPr="005E1157" w:rsidR="205CA287">
              <w:rPr>
                <w:rFonts w:ascii="Aptos" w:hAnsi="Aptos" w:cs="Times New Roman"/>
              </w:rPr>
              <w:t>(n.d.-b)</w:t>
            </w:r>
            <w:r w:rsidR="00755142">
              <w:fldChar w:fldCharType="end"/>
            </w:r>
            <w:r w:rsidR="6D1FA9A4">
              <w:rPr/>
              <w:t xml:space="preserve"> </w:t>
            </w:r>
            <w:r w:rsidR="00B03D90">
              <w:rPr/>
              <w:t xml:space="preserve">which includes information about LinkedIn. TWU gives you access to LinkedIn Learning, which includes several great courses and videos, such as </w:t>
            </w:r>
            <w:r w:rsidRPr="000A886A" w:rsidR="008C3741">
              <w:rPr>
                <w:i w:val="1"/>
                <w:iCs w:val="1"/>
                <w:sz w:val="24"/>
                <w:szCs w:val="24"/>
                <w:lang w:val="en-CA" w:eastAsia="en-US"/>
              </w:rPr>
              <w:fldChar w:fldCharType="begin"/>
            </w:r>
            <w:r w:rsidRPr="000A886A" w:rsidR="00755142">
              <w:rPr>
                <w:i w:val="1"/>
                <w:iCs w:val="1"/>
                <w:sz w:val="24"/>
                <w:szCs w:val="24"/>
                <w:lang w:val="en-CA" w:eastAsia="en-US"/>
              </w:rPr>
              <w:instrText xml:space="preserve">HYPERLINK "https://www.linkedin.com/learning/rock-your-linkedin-profile/connect-to-opportunity-with-linkedin?u=124451074" \h </w:instrText>
            </w:r>
            <w:r w:rsidRPr="00677832" w:rsidR="008C3741">
              <w:rPr>
                <w:i/>
                <w:iCs/>
                <w:sz w:val="24"/>
                <w:szCs w:val="24"/>
              </w:rPr>
            </w:r>
            <w:r w:rsidRPr="000A886A" w:rsidR="008C3741">
              <w:rPr>
                <w:i w:val="1"/>
                <w:iCs w:val="1"/>
                <w:lang w:val="en-CA" w:eastAsia="en-US"/>
              </w:rPr>
              <w:fldChar w:fldCharType="separate"/>
            </w:r>
            <w:r w:rsidRPr="000A886A" w:rsidR="00B03D90">
              <w:rPr>
                <w:rStyle w:val="Hyperlink"/>
                <w:i w:val="1"/>
                <w:iCs w:val="1"/>
                <w:lang w:val="en-CA"/>
              </w:rPr>
              <w:t>Rock Your LinkedIn Profile</w:t>
            </w:r>
            <w:r w:rsidRPr="000A886A" w:rsidR="008C3741">
              <w:rPr>
                <w:rStyle w:val="Hyperlink"/>
                <w:i w:val="1"/>
                <w:iCs w:val="1"/>
                <w:sz w:val="24"/>
                <w:szCs w:val="24"/>
                <w:lang w:val="en-CA" w:eastAsia="en-US"/>
              </w:rPr>
              <w:fldChar w:fldCharType="end"/>
            </w:r>
            <w:r w:rsidRPr="000A886A" w:rsidR="2158690B">
              <w:rPr>
                <w:rStyle w:val="Hyperlink"/>
                <w:i w:val="1"/>
                <w:iCs w:val="1"/>
                <w:sz w:val="24"/>
                <w:szCs w:val="24"/>
                <w:lang w:val="en-CA" w:eastAsia="en-US"/>
              </w:rPr>
              <w:t xml:space="preserve"> </w:t>
            </w:r>
            <w:r w:rsidRPr="000A886A" w:rsidR="00E95F1E">
              <w:rPr>
                <w:rStyle w:val="Hyperlink"/>
                <w:i w:val="1"/>
                <w:iCs w:val="1"/>
                <w:sz w:val="24"/>
                <w:szCs w:val="24"/>
              </w:rPr>
              <w:fldChar w:fldCharType="begin"/>
            </w:r>
            <w:r w:rsidRPr="000A886A" w:rsidR="005E1157">
              <w:rPr>
                <w:rStyle w:val="Hyperlink"/>
                <w:i w:val="1"/>
                <w:iCs w:val="1"/>
                <w:sz w:val="24"/>
                <w:szCs w:val="24"/>
                <w:lang w:val="en-CA" w:eastAsia="en-US"/>
              </w:rPr>
              <w:instrText xml:space="preserve"> ADDIN ZOTERO_ITEM CSL_CITATION {"citationID":"ar4lnjai7r","properties":{"formattedCitation":"(2024)","plainCitation":"(2024)","noteIndex":0},"citationItems":[{"id":1967,"uris":["http://zotero.org/users/14693029/items/UHWXMQDN"],"itemData":{"id":1967,"type":"webpage","abstract":"Meet your instructor and learn what to expect from this Rock Your LinkedIn Profile course.","container-title":"inLearning","language":"en","title":"Connect to opportunity with LinkedIn","URL":"https://www.linkedin.com/learning/rock-your-linkedin-profile/connect-to-opportunity-with-linkedin","author":[{"family":"LinkedIn","given":""}],"issued":{"date-parts":[["2024"]]}},"label":"page","suppress-author":true}],"schema":"https://github.com/citation-style-language/schema/raw/master/csl-citation.json"} </w:instrText>
            </w:r>
            <w:r w:rsidRPr="000A886A" w:rsidR="00E95F1E">
              <w:rPr>
                <w:rStyle w:val="Hyperlink"/>
                <w:i w:val="1"/>
                <w:iCs w:val="1"/>
                <w:sz w:val="24"/>
                <w:szCs w:val="24"/>
              </w:rPr>
              <w:fldChar w:fldCharType="separate"/>
            </w:r>
            <w:r w:rsidRPr="000A886A" w:rsidR="205CA287">
              <w:rPr>
                <w:rFonts w:ascii="Aptos" w:hAnsi="Aptos" w:cs="Times New Roman"/>
                <w:sz w:val="24"/>
                <w:szCs w:val="24"/>
              </w:rPr>
              <w:t>(2024)</w:t>
            </w:r>
            <w:r w:rsidRPr="000A886A" w:rsidR="00E95F1E">
              <w:rPr>
                <w:rStyle w:val="Hyperlink"/>
                <w:i w:val="1"/>
                <w:iCs w:val="1"/>
                <w:sz w:val="24"/>
                <w:szCs w:val="24"/>
              </w:rPr>
              <w:fldChar w:fldCharType="end"/>
            </w:r>
            <w:r w:rsidR="00B03D90">
              <w:rPr/>
              <w:t>.</w:t>
            </w:r>
          </w:p>
          <w:p w:rsidR="00B03D90" w:rsidP="000A886A" w:rsidRDefault="00B03D90" w14:paraId="083A869B" w14:textId="5483A2E1">
            <w:pPr>
              <w:pStyle w:val="ListBullet"/>
              <w:rPr/>
            </w:pPr>
            <w:r w:rsidRPr="000A886A" w:rsidR="00B03D90">
              <w:rPr>
                <w:b w:val="1"/>
                <w:bCs w:val="1"/>
                <w:lang w:val="en-CA"/>
              </w:rPr>
              <w:t>Create</w:t>
            </w:r>
            <w:r w:rsidR="00B03D90">
              <w:rPr/>
              <w:t xml:space="preserve"> or update your “About” page on your </w:t>
            </w:r>
            <w:r w:rsidR="4C71F9CD">
              <w:rPr/>
              <w:t>l</w:t>
            </w:r>
            <w:r w:rsidR="00B03D90">
              <w:rPr/>
              <w:t xml:space="preserve">earning </w:t>
            </w:r>
            <w:r w:rsidR="4C71F9CD">
              <w:rPr/>
              <w:t>b</w:t>
            </w:r>
            <w:r w:rsidR="00B03D90">
              <w:rPr/>
              <w:t>log. You may prefer using a more informal style for this page aligned with your own personality and interests. Include links to your professional profile and respective links to social media that you use.</w:t>
            </w:r>
          </w:p>
          <w:p w:rsidR="00B03D90" w:rsidP="000A886A" w:rsidRDefault="00B03D90" w14:paraId="083A869C" w14:textId="14513929">
            <w:pPr>
              <w:pStyle w:val="ListBullet"/>
              <w:rPr/>
            </w:pPr>
            <w:r w:rsidRPr="000A886A" w:rsidR="00B03D90">
              <w:rPr>
                <w:b w:val="1"/>
                <w:bCs w:val="1"/>
                <w:lang w:val="en-CA"/>
              </w:rPr>
              <w:t>Visit</w:t>
            </w:r>
            <w:r w:rsidR="00B03D90">
              <w:rPr/>
              <w:t xml:space="preserve"> the profile pages of your active social media accounts. Update if necessary</w:t>
            </w:r>
            <w:r w:rsidR="7AE1CBF6">
              <w:rPr/>
              <w:t>,</w:t>
            </w:r>
            <w:r w:rsidR="00B03D90">
              <w:rPr/>
              <w:t xml:space="preserve"> providing links back to your main page (for example, the “About” page on your website).</w:t>
            </w:r>
          </w:p>
          <w:p w:rsidR="00B03D90" w:rsidP="000A886A" w:rsidRDefault="00B03D90" w14:paraId="083A869D" w14:textId="77777777">
            <w:pPr>
              <w:pStyle w:val="ListBullet"/>
              <w:rPr/>
            </w:pPr>
            <w:r w:rsidRPr="000A886A" w:rsidR="00B03D90">
              <w:rPr>
                <w:b w:val="1"/>
                <w:bCs w:val="1"/>
                <w:lang w:val="en-CA"/>
              </w:rPr>
              <w:t>Think carefully</w:t>
            </w:r>
            <w:r w:rsidR="00B03D90">
              <w:rPr/>
              <w:t xml:space="preserve"> about information you post publicly and keep a clear distinction between your personal online presence and your professional online persona. Review your privacy settings on your personal account(s).</w:t>
            </w:r>
          </w:p>
        </w:tc>
      </w:tr>
    </w:tbl>
    <w:p w:rsidR="00B03D90" w:rsidRDefault="00B03D90" w14:paraId="083A869F" w14:textId="77777777">
      <w:pPr>
        <w:pStyle w:val="Heading2"/>
      </w:pPr>
      <w:bookmarkStart w:name="online-communities" w:id="687"/>
      <w:bookmarkEnd w:id="85"/>
      <w:bookmarkEnd w:id="604"/>
      <w:r>
        <w:t>5.2 Online Communities</w:t>
      </w:r>
    </w:p>
    <w:p w:rsidR="00B03D90" w:rsidRDefault="00B03D90" w14:paraId="083A86A0" w14:textId="77777777">
      <w:pPr>
        <w:pStyle w:val="FirstParagraph"/>
      </w:pPr>
      <w:r>
        <w:t>In this section we explore the topic of online communities and how we can engage in social media to enhance our learning.</w:t>
      </w:r>
    </w:p>
    <w:p w:rsidR="00B03D90" w:rsidRDefault="00B03D90" w14:paraId="083A86A1" w14:textId="6848F2AF">
      <w:pPr>
        <w:pStyle w:val="BodyText"/>
      </w:pPr>
      <w:r w:rsidR="00B03D90">
        <w:rPr/>
        <w:t>In the early years of the internet</w:t>
      </w:r>
      <w:r w:rsidR="00B03D90">
        <w:rPr/>
        <w:t xml:space="preserve"> there was </w:t>
      </w:r>
      <w:r w:rsidR="00B03D90">
        <w:rPr/>
        <w:t>strong research interest in studying the differences between virtual and real communities. However</w:t>
      </w:r>
      <w:r w:rsidR="00D94EC2">
        <w:rPr/>
        <w:t>,</w:t>
      </w:r>
      <w:r w:rsidR="00B03D90">
        <w:rPr/>
        <w:t xml:space="preserve"> in more recent years</w:t>
      </w:r>
      <w:r w:rsidR="00B03D90">
        <w:rPr/>
        <w:t xml:space="preserve"> we have </w:t>
      </w:r>
      <w:r w:rsidR="00B03D90">
        <w:rPr/>
        <w:t xml:space="preserve">observed</w:t>
      </w:r>
      <w:r w:rsidR="00B03D90">
        <w:rPr/>
        <w:t xml:space="preserve"> a blurring of the boundaries between online and real communities. In </w:t>
      </w:r>
      <w:r w:rsidRPr="000A886A" w:rsidR="008C3741">
        <w:rPr>
          <w:i w:val="1"/>
          <w:iCs w:val="1"/>
        </w:rPr>
        <w:fldChar w:fldCharType="begin"/>
      </w:r>
      <w:r w:rsidRPr="000A886A" w:rsidR="008C3741">
        <w:rPr>
          <w:i w:val="1"/>
          <w:iCs w:val="1"/>
        </w:rPr>
        <w:instrText>HYPERLINK "https://quiip.com.au/is-there-a-definitive-difference-between-online-and-real-life-community/" \h</w:instrText>
      </w:r>
      <w:r w:rsidRPr="00677832" w:rsidR="008C3741">
        <w:rPr>
          <w:i/>
          <w:iCs/>
        </w:rPr>
      </w:r>
      <w:r w:rsidRPr="000A886A" w:rsidR="008C3741">
        <w:rPr>
          <w:i w:val="1"/>
          <w:iCs w:val="1"/>
        </w:rPr>
        <w:fldChar w:fldCharType="separate"/>
      </w:r>
      <w:r w:rsidRPr="000A886A" w:rsidR="00B03D90">
        <w:rPr>
          <w:rStyle w:val="Hyperlink"/>
          <w:i w:val="1"/>
          <w:iCs w:val="1"/>
        </w:rPr>
        <w:t xml:space="preserve">The </w:t>
      </w:r>
      <w:r w:rsidRPr="000A886A" w:rsidR="009938D6">
        <w:rPr>
          <w:rStyle w:val="Hyperlink"/>
          <w:i w:val="1"/>
          <w:iCs w:val="1"/>
        </w:rPr>
        <w:t>Difference Between Online &amp; Real Life Community</w:t>
      </w:r>
      <w:r w:rsidRPr="000A886A" w:rsidR="00B03D90">
        <w:rPr>
          <w:rStyle w:val="Hyperlink"/>
          <w:i w:val="1"/>
          <w:iCs w:val="1"/>
        </w:rPr>
        <w:t>?</w:t>
      </w:r>
      <w:r w:rsidRPr="000A886A" w:rsidR="008C3741">
        <w:rPr>
          <w:rStyle w:val="Hyperlink"/>
          <w:i w:val="1"/>
          <w:iCs w:val="1"/>
        </w:rPr>
        <w:fldChar w:fldCharType="end"/>
      </w:r>
      <w:r w:rsidR="00B03D90">
        <w:rPr/>
        <w:t xml:space="preserve"> Alison Michalk states:</w:t>
      </w:r>
    </w:p>
    <w:p w:rsidR="00B03D90" w:rsidRDefault="00B03D90" w14:paraId="083A86A2" w14:textId="57EFBA82">
      <w:pPr>
        <w:pStyle w:val="BlockText"/>
      </w:pPr>
      <w:r w:rsidR="00B03D90">
        <w:rPr/>
        <w:t xml:space="preserve">Community boundaries are blurred to the extent that the Internet is nothing more than a conduit for communication. The Internet is now just another tool that we use to communicate within our various communities. The same as we use mail, telephone and even a car to </w:t>
      </w:r>
      <w:r w:rsidR="00B03D90">
        <w:rPr/>
        <w:t>keep in touch</w:t>
      </w:r>
      <w:r w:rsidR="00B03D90">
        <w:rPr/>
        <w:t xml:space="preserve"> with our friends, </w:t>
      </w:r>
      <w:r w:rsidR="00B03D90">
        <w:rPr/>
        <w:t>family</w:t>
      </w:r>
      <w:r w:rsidR="00B03D90">
        <w:rPr/>
        <w:t xml:space="preserve"> and colleagues. Our ‘real life communities’ are not mutually exclusive from our ‘online communities’ given that it all comes down to implied physical presence. </w:t>
      </w:r>
      <w:r>
        <w:fldChar w:fldCharType="begin"/>
      </w:r>
      <w:r>
        <w:instrText xml:space="preserve"> ADDIN ZOTERO_ITEM CSL_CITATION {"citationID":"kA0QcVb7","properties":{"formattedCitation":"(2013, para. 2)","plainCitation":"(2013, para. 2)","noteIndex":0},"citationItems":[{"id":306,"uris":["http://zotero.org/users/14693029/items/P7WUU2BN"],"itemData":{"id":306,"type":"webpage","abstract":"Online communities versus 'real life' or offline communities  are the two sides of the community coin.","container-title":"Quiip","language":"en-US","title":"The difference between online &amp; real life community?","URL":"https://quiip.com.au/is-there-a-definitive-difference-between-online-and-real-life-community/","author":[{"family":"Michalk","given":"Alison"}],"issued":{"date-parts":[["2013",6,27]]}},"label":"page","suppress-author":true,"suffix":", para. 2"}],"schema":"https://github.com/citation-style-language/schema/raw/master/csl-citation.json"} </w:instrText>
      </w:r>
      <w:r>
        <w:fldChar w:fldCharType="separate"/>
      </w:r>
      <w:r w:rsidRPr="000A886A" w:rsidR="00E90CA4">
        <w:rPr>
          <w:rFonts w:ascii="Aptos" w:hAnsi="Aptos"/>
        </w:rPr>
        <w:t>(2013, para. 2)</w:t>
      </w:r>
      <w:r>
        <w:fldChar w:fldCharType="end"/>
      </w:r>
    </w:p>
    <w:p w:rsidR="00B03D90" w:rsidRDefault="00B03D90" w14:paraId="083A86A3" w14:textId="73B86672">
      <w:pPr>
        <w:pStyle w:val="FirstParagraph"/>
      </w:pPr>
      <w:r w:rsidR="00B03D90">
        <w:rPr/>
        <w:t xml:space="preserve">So how do we join and contribute constructively to these digital communities? If you </w:t>
      </w:r>
      <w:r w:rsidR="00B03D90">
        <w:rPr/>
        <w:t>don’t</w:t>
      </w:r>
      <w:r w:rsidR="00B03D90">
        <w:rPr/>
        <w:t xml:space="preserve"> have much experience with online communities, we enc</w:t>
      </w:r>
      <w:r w:rsidR="00B03D90">
        <w:rPr/>
        <w:t xml:space="preserve">ourage you to </w:t>
      </w:r>
      <w:r w:rsidR="00B03D90">
        <w:rPr/>
        <w:t>participate</w:t>
      </w:r>
      <w:r w:rsidR="00B03D90">
        <w:rPr/>
        <w:t xml:space="preserve"> in the course forums and become an active member of the TWU online learning community.</w:t>
      </w:r>
    </w:p>
    <w:p w:rsidR="00B03D90" w:rsidP="00D26D8C" w:rsidRDefault="00B03D90" w14:paraId="083A86A4" w14:textId="77777777">
      <w:pPr>
        <w:pStyle w:val="Heading4"/>
      </w:pPr>
      <w:bookmarkStart w:name="research-on-online-communities" w:id="702"/>
      <w:r>
        <w:t>Research on Online Communities</w:t>
      </w:r>
    </w:p>
    <w:p w:rsidR="00B03D90" w:rsidRDefault="00B03D90" w14:paraId="083A86A5" w14:textId="77777777">
      <w:pPr>
        <w:pStyle w:val="FirstParagraph"/>
      </w:pPr>
      <w:r w:rsidR="00B03D90">
        <w:rPr/>
        <w:t>Research on the efficacy of online communities provides insights on selecting productive communities and how to engage. Community contributors can be classified into three types (</w:t>
      </w:r>
      <w:r>
        <w:fldChar w:fldCharType="begin"/>
      </w:r>
      <w:r>
        <w:instrText xml:space="preserve">HYPERLINK "https://twu.idm.oclc.org/login?url=https://search.ebscohost.com/login.aspx?direct=true&amp;db=edb&amp;AN=100369742&amp;site=eds-live&amp;scope=site" \h</w:instrText>
      </w:r>
      <w:r>
        <w:fldChar w:fldCharType="separate"/>
      </w:r>
      <w:r w:rsidRPr="3B3ACD07" w:rsidR="00B03D90">
        <w:rPr>
          <w:rStyle w:val="Hyperlink"/>
        </w:rPr>
        <w:t>Mocus</w:t>
      </w:r>
      <w:r w:rsidRPr="3B3ACD07" w:rsidR="00B03D90">
        <w:rPr>
          <w:rStyle w:val="Hyperlink"/>
        </w:rPr>
        <w:t xml:space="preserve"> et al 2002</w:t>
      </w:r>
      <w:r w:rsidRPr="3B3ACD07">
        <w:rPr>
          <w:rStyle w:val="Hyperlink"/>
        </w:rPr>
        <w:fldChar w:fldCharType="end"/>
      </w:r>
      <w:r w:rsidR="00B03D90">
        <w:rPr/>
        <w:t>)</w:t>
      </w:r>
      <w:r w:rsidR="00B03D90">
        <w:rPr/>
        <w:t>:</w:t>
      </w:r>
    </w:p>
    <w:p w:rsidR="00B03D90" w:rsidP="00B03D90" w:rsidRDefault="00B03D90" w14:paraId="083A86A6" w14:textId="77777777">
      <w:pPr>
        <w:pStyle w:val="Compact"/>
        <w:numPr>
          <w:ilvl w:val="0"/>
          <w:numId w:val="11"/>
        </w:numPr>
      </w:pPr>
      <w:r>
        <w:rPr>
          <w:i/>
          <w:iCs/>
        </w:rPr>
        <w:t>Core members</w:t>
      </w:r>
      <w:r>
        <w:t xml:space="preserve"> are responsible for guiding the development of the community and have usually been involved with the community for a long time. These members have made significant contributions to the community’s evolution and have earned leadership status. Frequently they also play an active role in moderation of the group.</w:t>
      </w:r>
    </w:p>
    <w:p w:rsidR="00B03D90" w:rsidP="00B03D90" w:rsidRDefault="00B03D90" w14:paraId="083A86A7" w14:textId="77777777">
      <w:pPr>
        <w:pStyle w:val="Compact"/>
        <w:numPr>
          <w:ilvl w:val="0"/>
          <w:numId w:val="11"/>
        </w:numPr>
      </w:pPr>
      <w:r>
        <w:rPr>
          <w:i/>
          <w:iCs/>
        </w:rPr>
        <w:t>Active members</w:t>
      </w:r>
      <w:r>
        <w:t xml:space="preserve"> make regular contributions to the community.</w:t>
      </w:r>
    </w:p>
    <w:p w:rsidR="00B03D90" w:rsidP="00B03D90" w:rsidRDefault="00B03D90" w14:paraId="083A86A8" w14:textId="5363E688">
      <w:pPr>
        <w:pStyle w:val="Compact"/>
        <w:numPr>
          <w:ilvl w:val="0"/>
          <w:numId w:val="11"/>
        </w:numPr>
        <w:rPr/>
      </w:pPr>
      <w:r w:rsidRPr="000A886A" w:rsidR="00B03D90">
        <w:rPr>
          <w:i w:val="1"/>
          <w:iCs w:val="1"/>
        </w:rPr>
        <w:t>Peripheral members</w:t>
      </w:r>
      <w:r w:rsidR="00B03D90">
        <w:rPr/>
        <w:t xml:space="preserve"> occasionally contribute to the discussions and the periods of engagement are short and sporadic. “Lurkers</w:t>
      </w:r>
      <w:r w:rsidR="00B03D90">
        <w:rPr/>
        <w:t>”,</w:t>
      </w:r>
      <w:r w:rsidR="00B03D90">
        <w:rPr/>
        <w:t xml:space="preserve"> that is individuals seeking answers without making contributions, are normally associated with this group. The nature of engagement in a community is influenced by the community’s life cycle stage (</w:t>
      </w:r>
      <w:r>
        <w:fldChar w:fldCharType="begin"/>
      </w:r>
      <w:ins w:author="Deb Troendle-Scott" w:date="2024-08-04T13:37:00Z" w:id="613573482">
        <w:r>
          <w:instrText xml:space="preserve">HYPERLINK "https://twu.idm.oclc.org/login?url=https://search.ebscohost.com/login.aspx?direct=true&amp;db=edscma&amp;AN=edscma.1459356&amp;site=eds-live&amp;scope=site" \h </w:instrText>
        </w:r>
      </w:ins>
      <w:del w:author="Deb Troendle-Scott" w:date="2024-08-04T13:36:00Z" w:id="497855243">
        <w:r>
          <w:delInstrText xml:space="preserve">HYPERLINK "https://twu.idm.oclc.org/login?url=https://search.ebscohost.com/login.aspx?direct=true&amp;db=edscma&amp;AN=edscma.1459356&amp;site=eds-live&amp;scope=site" \h</w:delInstrText>
        </w:r>
      </w:del>
      <w:r>
        <w:fldChar w:fldCharType="separate"/>
      </w:r>
      <w:r w:rsidRPr="000A886A" w:rsidR="00B03D90">
        <w:rPr>
          <w:rStyle w:val="Hyperlink"/>
        </w:rPr>
        <w:t xml:space="preserve">A. </w:t>
      </w:r>
      <w:r w:rsidRPr="000A886A" w:rsidR="00B03D90">
        <w:rPr>
          <w:rStyle w:val="Hyperlink"/>
        </w:rPr>
        <w:t>Iriberri</w:t>
      </w:r>
      <w:r w:rsidRPr="000A886A" w:rsidR="00B03D90">
        <w:rPr>
          <w:rStyle w:val="Hyperlink"/>
        </w:rPr>
        <w:t xml:space="preserve"> and G. Leroy 2009</w:t>
      </w:r>
      <w:r w:rsidRPr="000A886A">
        <w:rPr>
          <w:rStyle w:val="Hyperlink"/>
        </w:rPr>
        <w:fldChar w:fldCharType="end"/>
      </w:r>
      <w:r w:rsidR="00B03D90">
        <w:rPr/>
        <w:t>):</w:t>
      </w:r>
    </w:p>
    <w:p w:rsidR="00CB091C" w:rsidP="000A886A" w:rsidRDefault="00CB091C" w14:paraId="734ECA0F" w14:textId="77777777">
      <w:pPr>
        <w:pStyle w:val="Compact"/>
        <w:ind w:left="720"/>
      </w:pPr>
    </w:p>
    <w:tbl>
      <w:tblPr>
        <w:tblStyle w:val="Table"/>
        <w:tblW w:w="5000" w:type="pct"/>
        <w:tblLayout w:type="fixed"/>
        <w:tblLook w:val="0020" w:firstRow="1" w:lastRow="0" w:firstColumn="0" w:lastColumn="0" w:noHBand="0" w:noVBand="0"/>
      </w:tblPr>
      <w:tblGrid>
        <w:gridCol w:w="2473"/>
        <w:gridCol w:w="6887"/>
      </w:tblGrid>
      <w:tr w:rsidR="00B03D90" w:rsidTr="68D58537" w14:paraId="083A86AB" w14:textId="77777777">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2092" w:type="dxa"/>
            <w:tcMar/>
          </w:tcPr>
          <w:p w:rsidR="00B03D90" w:rsidRDefault="00B03D90" w14:paraId="083A86A9" w14:textId="77777777">
            <w:pPr>
              <w:pStyle w:val="Compact"/>
            </w:pPr>
            <w:r>
              <w:rPr>
                <w:b/>
                <w:bCs/>
              </w:rPr>
              <w:t>Life cycle stage</w:t>
            </w:r>
          </w:p>
        </w:tc>
        <w:tc>
          <w:tcPr>
            <w:cnfStyle w:val="000001000000" w:firstRow="0" w:lastRow="0" w:firstColumn="0" w:lastColumn="0" w:oddVBand="0" w:evenVBand="1" w:oddHBand="0" w:evenHBand="0" w:firstRowFirstColumn="0" w:firstRowLastColumn="0" w:lastRowFirstColumn="0" w:lastRowLastColumn="0"/>
            <w:tcW w:w="5827" w:type="dxa"/>
            <w:tcMar/>
          </w:tcPr>
          <w:p w:rsidR="00B03D90" w:rsidRDefault="00B03D90" w14:paraId="083A86AA" w14:textId="77777777">
            <w:pPr>
              <w:pStyle w:val="Compact"/>
            </w:pPr>
            <w:r>
              <w:rPr>
                <w:b/>
                <w:bCs/>
              </w:rPr>
              <w:t>Characteristics</w:t>
            </w:r>
          </w:p>
        </w:tc>
      </w:tr>
      <w:tr w:rsidR="00B03D90" w:rsidTr="68D58537" w14:paraId="083A86AE" w14:textId="77777777">
        <w:tc>
          <w:tcPr>
            <w:cnfStyle w:val="000010000000" w:firstRow="0" w:lastRow="0" w:firstColumn="0" w:lastColumn="0" w:oddVBand="1" w:evenVBand="0" w:oddHBand="0" w:evenHBand="0" w:firstRowFirstColumn="0" w:firstRowLastColumn="0" w:lastRowFirstColumn="0" w:lastRowLastColumn="0"/>
            <w:tcW w:w="2092" w:type="dxa"/>
            <w:tcMar/>
          </w:tcPr>
          <w:p w:rsidR="00B03D90" w:rsidRDefault="00B03D90" w14:paraId="083A86AC" w14:textId="77777777">
            <w:pPr>
              <w:pStyle w:val="Compact"/>
            </w:pPr>
            <w:r>
              <w:t>Inception stage</w:t>
            </w:r>
          </w:p>
        </w:tc>
        <w:tc>
          <w:tcPr>
            <w:cnfStyle w:val="000001000000" w:firstRow="0" w:lastRow="0" w:firstColumn="0" w:lastColumn="0" w:oddVBand="0" w:evenVBand="1" w:oddHBand="0" w:evenHBand="0" w:firstRowFirstColumn="0" w:firstRowLastColumn="0" w:lastRowFirstColumn="0" w:lastRowLastColumn="0"/>
            <w:tcW w:w="5827" w:type="dxa"/>
            <w:tcMar/>
          </w:tcPr>
          <w:p w:rsidR="00B03D90" w:rsidRDefault="00B03D90" w14:paraId="083A86AD" w14:textId="215E6BD7">
            <w:pPr>
              <w:pStyle w:val="Compact"/>
            </w:pPr>
            <w:r w:rsidR="00B03D90">
              <w:rPr/>
              <w:t xml:space="preserve">Focus is on </w:t>
            </w:r>
            <w:r w:rsidR="00B03D90">
              <w:rPr/>
              <w:t>determining</w:t>
            </w:r>
            <w:r w:rsidR="00B03D90">
              <w:rPr/>
              <w:t xml:space="preserve"> the purpose, codes of conduct, </w:t>
            </w:r>
            <w:r w:rsidR="00B03D90">
              <w:rPr/>
              <w:t>funding</w:t>
            </w:r>
            <w:r w:rsidR="00B03D90">
              <w:rPr/>
              <w:t xml:space="preserve"> and sustainability</w:t>
            </w:r>
          </w:p>
        </w:tc>
      </w:tr>
      <w:tr w:rsidR="00B03D90" w:rsidTr="68D58537" w14:paraId="083A86B1" w14:textId="77777777">
        <w:tc>
          <w:tcPr>
            <w:cnfStyle w:val="000010000000" w:firstRow="0" w:lastRow="0" w:firstColumn="0" w:lastColumn="0" w:oddVBand="1" w:evenVBand="0" w:oddHBand="0" w:evenHBand="0" w:firstRowFirstColumn="0" w:firstRowLastColumn="0" w:lastRowFirstColumn="0" w:lastRowLastColumn="0"/>
            <w:tcW w:w="2092" w:type="dxa"/>
            <w:tcMar/>
          </w:tcPr>
          <w:p w:rsidR="00B03D90" w:rsidRDefault="00B03D90" w14:paraId="083A86AF" w14:textId="77777777">
            <w:pPr>
              <w:pStyle w:val="Compact"/>
            </w:pPr>
            <w:r>
              <w:t>Creation stage</w:t>
            </w:r>
          </w:p>
        </w:tc>
        <w:tc>
          <w:tcPr>
            <w:cnfStyle w:val="000001000000" w:firstRow="0" w:lastRow="0" w:firstColumn="0" w:lastColumn="0" w:oddVBand="0" w:evenVBand="1" w:oddHBand="0" w:evenHBand="0" w:firstRowFirstColumn="0" w:firstRowLastColumn="0" w:lastRowFirstColumn="0" w:lastRowLastColumn="0"/>
            <w:tcW w:w="5827" w:type="dxa"/>
            <w:tcMar/>
          </w:tcPr>
          <w:p w:rsidR="00B03D90" w:rsidRDefault="00B03D90" w14:paraId="083A86B0" w14:textId="5F395963">
            <w:pPr>
              <w:pStyle w:val="Compact"/>
            </w:pPr>
            <w:r w:rsidR="00B03D90">
              <w:rPr/>
              <w:t>User-</w:t>
            </w:r>
            <w:r w:rsidR="00B03D90">
              <w:rPr/>
              <w:t>centred</w:t>
            </w:r>
            <w:r w:rsidR="00B03D90">
              <w:rPr/>
              <w:t xml:space="preserve"> design and evolution including issues of privacy, anonymity, open versus closed communications</w:t>
            </w:r>
          </w:p>
        </w:tc>
      </w:tr>
      <w:tr w:rsidR="00B03D90" w:rsidTr="68D58537" w14:paraId="083A86B4" w14:textId="77777777">
        <w:tc>
          <w:tcPr>
            <w:cnfStyle w:val="000010000000" w:firstRow="0" w:lastRow="0" w:firstColumn="0" w:lastColumn="0" w:oddVBand="1" w:evenVBand="0" w:oddHBand="0" w:evenHBand="0" w:firstRowFirstColumn="0" w:firstRowLastColumn="0" w:lastRowFirstColumn="0" w:lastRowLastColumn="0"/>
            <w:tcW w:w="2092" w:type="dxa"/>
            <w:tcMar/>
          </w:tcPr>
          <w:p w:rsidR="00B03D90" w:rsidRDefault="00B03D90" w14:paraId="083A86B2" w14:textId="77777777">
            <w:pPr>
              <w:pStyle w:val="Compact"/>
            </w:pPr>
            <w:r>
              <w:t>Growth stage</w:t>
            </w:r>
          </w:p>
        </w:tc>
        <w:tc>
          <w:tcPr>
            <w:cnfStyle w:val="000001000000" w:firstRow="0" w:lastRow="0" w:firstColumn="0" w:lastColumn="0" w:oddVBand="0" w:evenVBand="1" w:oddHBand="0" w:evenHBand="0" w:firstRowFirstColumn="0" w:firstRowLastColumn="0" w:lastRowFirstColumn="0" w:lastRowLastColumn="0"/>
            <w:tcW w:w="5827" w:type="dxa"/>
            <w:tcMar/>
          </w:tcPr>
          <w:p w:rsidR="00B03D90" w:rsidRDefault="00B03D90" w14:paraId="083A86B3" w14:textId="28DC95D7">
            <w:pPr>
              <w:pStyle w:val="Compact"/>
            </w:pPr>
            <w:r w:rsidR="00B03D90">
              <w:rPr/>
              <w:t>Focus is on community building, for example</w:t>
            </w:r>
            <w:r w:rsidR="0464C9FB">
              <w:rPr/>
              <w:t>,</w:t>
            </w:r>
            <w:r w:rsidR="00B03D90">
              <w:rPr/>
              <w:t xml:space="preserve"> recruiting members, growth management, integrating new members, trust building, up-to-date content, interaction support, a few offline and online </w:t>
            </w:r>
            <w:r w:rsidR="00B03D90">
              <w:rPr/>
              <w:t>events</w:t>
            </w:r>
            <w:r w:rsidR="00B03D90">
              <w:rPr/>
              <w:t xml:space="preserve"> and meetings</w:t>
            </w:r>
          </w:p>
        </w:tc>
      </w:tr>
      <w:tr w:rsidR="00B03D90" w:rsidTr="68D58537" w14:paraId="083A86B7" w14:textId="77777777">
        <w:tc>
          <w:tcPr>
            <w:cnfStyle w:val="000010000000" w:firstRow="0" w:lastRow="0" w:firstColumn="0" w:lastColumn="0" w:oddVBand="1" w:evenVBand="0" w:oddHBand="0" w:evenHBand="0" w:firstRowFirstColumn="0" w:firstRowLastColumn="0" w:lastRowFirstColumn="0" w:lastRowLastColumn="0"/>
            <w:tcW w:w="2092" w:type="dxa"/>
            <w:tcMar/>
          </w:tcPr>
          <w:p w:rsidR="00B03D90" w:rsidRDefault="00B03D90" w14:paraId="083A86B5" w14:textId="77777777">
            <w:pPr>
              <w:pStyle w:val="Compact"/>
            </w:pPr>
            <w:r>
              <w:t>Maturity stage</w:t>
            </w:r>
          </w:p>
        </w:tc>
        <w:tc>
          <w:tcPr>
            <w:cnfStyle w:val="000001000000" w:firstRow="0" w:lastRow="0" w:firstColumn="0" w:lastColumn="0" w:oddVBand="0" w:evenVBand="1" w:oddHBand="0" w:evenHBand="0" w:firstRowFirstColumn="0" w:firstRowLastColumn="0" w:lastRowFirstColumn="0" w:lastRowLastColumn="0"/>
            <w:tcW w:w="5827" w:type="dxa"/>
            <w:tcMar/>
          </w:tcPr>
          <w:p w:rsidR="00B03D90" w:rsidRDefault="00B03D90" w14:paraId="083A86B6" w14:textId="77777777">
            <w:pPr>
              <w:pStyle w:val="Compact"/>
            </w:pPr>
            <w:r w:rsidR="00B03D90">
              <w:rPr/>
              <w:t xml:space="preserve">By this </w:t>
            </w:r>
            <w:r w:rsidR="00B03D90">
              <w:rPr/>
              <w:t>stage</w:t>
            </w:r>
            <w:r w:rsidR="00B03D90">
              <w:rPr/>
              <w:t xml:space="preserve"> a community culture will have </w:t>
            </w:r>
            <w:r w:rsidR="00B03D90">
              <w:rPr/>
              <w:t>emerged</w:t>
            </w:r>
            <w:r w:rsidR="00B03D90">
              <w:rPr/>
              <w:t xml:space="preserve"> with identifiable community leaders. Focus shifts to permeated management and control, recognition of contributions, recognition of loyalty, member satisfaction management and subgroup management.</w:t>
            </w:r>
          </w:p>
        </w:tc>
      </w:tr>
    </w:tbl>
    <w:p w:rsidR="00B03D90" w:rsidRDefault="00B03D90" w14:paraId="083A86B8" w14:textId="77777777">
      <w:pPr>
        <w:pStyle w:val="BodyText"/>
      </w:pPr>
      <w:r w:rsidR="00B03D90">
        <w:rPr/>
        <w:t>Additional</w:t>
      </w:r>
      <w:r w:rsidR="00B03D90">
        <w:rPr/>
        <w:t xml:space="preserve"> factors </w:t>
      </w:r>
      <w:r w:rsidR="00B03D90">
        <w:rPr/>
        <w:t>identified</w:t>
      </w:r>
      <w:r w:rsidR="00B03D90">
        <w:rPr/>
        <w:t xml:space="preserve"> by the research to keep in mind include:</w:t>
      </w:r>
    </w:p>
    <w:p w:rsidR="00B03D90" w:rsidP="000A886A" w:rsidRDefault="00B03D90" w14:paraId="083A86B9" w14:textId="26D0EDE8">
      <w:pPr>
        <w:pStyle w:val="ListBullet"/>
        <w:rPr/>
      </w:pPr>
      <w:r w:rsidRPr="3B3ACD07" w:rsidR="00B03D90">
        <w:rPr>
          <w:i w:val="1"/>
          <w:iCs w:val="1"/>
        </w:rPr>
        <w:t>Network cohesion</w:t>
      </w:r>
      <w:r w:rsidR="00B03D90">
        <w:rPr/>
        <w:t xml:space="preserve">, that is the overall level of connections </w:t>
      </w:r>
      <w:r w:rsidR="00B03D90">
        <w:rPr/>
        <w:t>indicated</w:t>
      </w:r>
      <w:r w:rsidR="00B03D90">
        <w:rPr/>
        <w:t xml:space="preserve"> by the network density has a positive impact on the core group as well as the success of the community</w:t>
      </w:r>
      <w:r w:rsidR="00B03D90">
        <w:rPr/>
        <w:t xml:space="preserve"> </w:t>
      </w:r>
      <w:r w:rsidR="00B03D90">
        <w:rPr/>
        <w:t>(</w:t>
      </w:r>
      <w:r>
        <w:fldChar w:fldCharType="begin"/>
      </w:r>
      <w:ins w:author="Deb Troendle-Scott" w:date="2024-08-13T12:45:00Z" w:id="1075793203">
        <w:r>
          <w:instrText xml:space="preserve">HYPERLINK "https://twu.idm.oclc.org/login?url=https://search.ebscohost.com/login.aspx?direct=true&amp;db=edselp&amp;AN=S0950584909001888&amp;site=eds-live&amp;scope=site" \h </w:instrText>
        </w:r>
      </w:ins>
      <w:del w:author="Deb Troendle-Scott" w:date="2024-08-04T13:39:00Z" w:id="758441823">
        <w:r>
          <w:delInstrText xml:space="preserve">HYPERLINK "https://twu.idm.oclc.org/login?url=https://search.ebscohost.com/login.aspx?direct=true&amp;db=edselp&amp;AN=S0950584909001888&amp;site=eds-live&amp;scope=site" \h</w:delInstrText>
        </w:r>
      </w:del>
      <w:r>
        <w:fldChar w:fldCharType="separate"/>
      </w:r>
      <w:r w:rsidRPr="3B3ACD07" w:rsidR="00B03D90">
        <w:rPr>
          <w:rStyle w:val="Hyperlink"/>
        </w:rPr>
        <w:t>Toral et al 2010</w:t>
      </w:r>
      <w:r w:rsidRPr="3B3ACD07">
        <w:rPr>
          <w:rStyle w:val="Hyperlink"/>
        </w:rPr>
        <w:fldChar w:fldCharType="end"/>
      </w:r>
      <w:r w:rsidR="00B03D90">
        <w:rPr/>
        <w:t>).</w:t>
      </w:r>
      <w:r>
        <w:fldChar w:fldCharType="begin"/>
      </w:r>
      <w:r>
        <w:instrText xml:space="preserve"> ADDIN ZOTERO_ITEM CSL_CITATION {"citationID":"YreuzPlZ","properties":{"formattedCitation":"(Toral et al., 2009)","plainCitation":"(Toral et al., 2009)","noteIndex":0},"citationItems":[{"id":310,"uris":["http://zotero.org/users/14693029/items/7WKCDW49"],"itemData":{"id":310,"type":"article-journal","abstract":"Purpose – A large variety of online communities have emerged during the last years as a result of the challenges faced by both the business and scientiﬁc worlds. This trend has also been promoted by the development of internet and new Web 2.0 technologies. In this context, this paper is focused on the determinants of success of online communities. But, as a difference from other studies, these determinants are analyzed from the social network analysis perspective. Several constructs related to the community organization as a social network are proposed and their interrelations are hypothesized in a general research framework. The obtained results test the proposed model providing the most relevant antecedents of the project success.","container-title":"Internet Research","DOI":"10.1108/10662240910981353","ISSN":"1066-2243","issue":"4","language":"en","license":"https://www.emerald.com/insight/site-policies","page":"378-392","source":"DOI.org (Crossref)","title":"An empirical study of the driving forces behind online communities","volume":"19","author":[{"family":"Toral","given":"Sergio L."},{"family":"Rocío Martínez</w:instrText>
      </w:r>
      <w:r w:rsidRPr="3B3ACD07">
        <w:rPr>
          <w:rFonts w:ascii="Cambria Math" w:hAnsi="Cambria Math" w:cs="Cambria Math"/>
        </w:rPr>
        <w:instrText xml:space="preserve">‐</w:instrText>
      </w:r>
      <w:r>
        <w:instrText xml:space="preserve">Torres","given":"M."},{"family":"Barrero","given":"Federico"},{"family":"Cort</w:instrText>
      </w:r>
      <w:r w:rsidRPr="3B3ACD07">
        <w:rPr>
          <w:rFonts w:ascii="Aptos" w:hAnsi="Aptos" w:cs="Aptos"/>
        </w:rPr>
        <w:instrText xml:space="preserve">é</w:instrText>
      </w:r>
      <w:r>
        <w:instrText xml:space="preserve">s","given":"Francisco"}],"issued":{"date-parts":[["2009",8,14]]}}}],"schema":"https://github.com/citation-style-language/schema/raw/master/csl-citation.json"} </w:instrText>
      </w:r>
      <w:r>
        <w:fldChar w:fldCharType="separate"/>
      </w:r>
      <w:r w:rsidRPr="3B3ACD07" w:rsidR="004D278F">
        <w:rPr>
          <w:rFonts w:ascii="Aptos" w:hAnsi="Aptos"/>
        </w:rPr>
        <w:t>(Toral et al., 2009)</w:t>
      </w:r>
      <w:r>
        <w:fldChar w:fldCharType="end"/>
      </w:r>
      <w:r w:rsidR="004D3364">
        <w:rPr/>
        <w:t>.</w:t>
      </w:r>
    </w:p>
    <w:p w:rsidR="00B03D90" w:rsidP="000A886A" w:rsidRDefault="00B03D90" w14:paraId="083A86BA" w14:textId="40AE7E5C">
      <w:pPr>
        <w:pStyle w:val="ListBullet"/>
        <w:rPr/>
      </w:pPr>
      <w:r w:rsidRPr="3B3ACD07" w:rsidR="00B03D90">
        <w:rPr>
          <w:i w:val="1"/>
          <w:iCs w:val="1"/>
        </w:rPr>
        <w:t>Network structure</w:t>
      </w:r>
      <w:r w:rsidR="00B03D90">
        <w:rPr/>
        <w:t xml:space="preserve">. Successful communities need a critical mass of contributors, however there is no fixed number that </w:t>
      </w:r>
      <w:r w:rsidR="00B03D90">
        <w:rPr/>
        <w:t>determines</w:t>
      </w:r>
      <w:r w:rsidR="00B03D90">
        <w:rPr/>
        <w:t xml:space="preserve"> success. Most communities can expect between 45</w:t>
      </w:r>
      <w:r w:rsidR="00B03D90">
        <w:rPr/>
        <w:t>–</w:t>
      </w:r>
      <w:r w:rsidR="00B03D90">
        <w:rPr/>
        <w:t>90</w:t>
      </w:r>
      <w:r w:rsidR="00F008A0">
        <w:rPr/>
        <w:t> </w:t>
      </w:r>
      <w:r w:rsidR="00B03D90">
        <w:rPr/>
        <w:t>% of non</w:t>
      </w:r>
      <w:r w:rsidR="00B03D90">
        <w:rPr/>
        <w:t>active members, but communities with a strong and experienced core group will have a positive impact on success</w:t>
      </w:r>
      <w:r w:rsidR="004D3364">
        <w:rPr/>
        <w:t xml:space="preserve"> </w:t>
      </w:r>
      <w:r>
        <w:fldChar w:fldCharType="begin"/>
      </w:r>
      <w:r>
        <w:instrText xml:space="preserve"> ADDIN ZOTERO_ITEM CSL_CITATION {"citationID":"GgX1DvDp","properties":{"formattedCitation":"(Nonnecke &amp; Preece, 2000, as cited in Toral et al., 2009)","plainCitation":"(Nonnecke &amp; Preece, 2000, as cited in Toral et al., 2009)","noteIndex":0},"citationItems":[{"id":310,"uris":["http://zotero.org/users/14693029/items/7WKCDW49"],"itemData":{"id":310,"type":"article-journal","abstract":"Purpose – A large variety of online communities have emerged during the last years as a result of the challenges faced by both the business and scientiﬁc worlds. This trend has also been promoted by the development of internet and new Web 2.0 technologies. In this context, this paper is focused on the determinants of success of online communities. But, as a difference from other studies, these determinants are analyzed from the social network analysis perspective. Several constructs related to the community organization as a social network are proposed and their interrelations are hypothesized in a general research framework. The obtained results test the proposed model providing the most relevant antecedents of the project success.","container-title":"Internet Research","DOI":"10.1108/10662240910981353","ISSN":"1066-2243","issue":"4","language":"en","license":"https://www.emerald.com/insight/site-policies","page":"378-392","source":"DOI.org (Crossref)","title":"An empirical study of the driving forces behind online communities","volume":"19","author":[{"family":"Toral","given":"Sergio L."},{"family":"Rocío Martínez</w:instrText>
      </w:r>
      <w:r w:rsidRPr="3B3ACD07">
        <w:rPr>
          <w:rFonts w:ascii="Cambria Math" w:hAnsi="Cambria Math" w:cs="Cambria Math"/>
        </w:rPr>
        <w:instrText xml:space="preserve">‐</w:instrText>
      </w:r>
      <w:r>
        <w:instrText xml:space="preserve">Torres","given":"M."},{"family":"Barrero","given":"Federico"},{"family":"Cortés","given":"Francisco"}],"issued":{"date-parts":[["2009",8,14]]}},"label":"page","prefix":"Nonnecke &amp; Preece, 2000, as cited in "}],"schema":"https://github.com/citation-style-language/schema/raw/master/csl-citation.json"} </w:instrText>
      </w:r>
      <w:r>
        <w:fldChar w:fldCharType="separate"/>
      </w:r>
      <w:r w:rsidRPr="3B3ACD07" w:rsidR="00A7334C">
        <w:rPr>
          <w:rFonts w:ascii="Aptos" w:hAnsi="Aptos"/>
        </w:rPr>
        <w:t>(Nonnecke &amp; Preece, 2000, as cited in Toral et al., 2009)</w:t>
      </w:r>
      <w:r>
        <w:fldChar w:fldCharType="end"/>
      </w:r>
      <w:r w:rsidR="00B03D90">
        <w:rPr/>
        <w:t xml:space="preserve">. Moreover, the positive effects of network structure on participation persist irrespective of the life cycle stage of the community, and activity participation influences network structure </w:t>
      </w:r>
      <w:r w:rsidR="00B03D90">
        <w:rPr/>
        <w:t>(</w:t>
      </w:r>
      <w:r>
        <w:fldChar w:fldCharType="begin"/>
      </w:r>
      <w:r>
        <w:instrText xml:space="preserve">HYPERLINK "https://mediatum.ub.tum.de/node?id=1218984" \h</w:instrText>
      </w:r>
      <w:r>
        <w:fldChar w:fldCharType="separate"/>
      </w:r>
      <w:r w:rsidRPr="3B3ACD07" w:rsidR="00B03D90">
        <w:rPr>
          <w:rStyle w:val="Hyperlink"/>
        </w:rPr>
        <w:t>Igl 2014</w:t>
      </w:r>
      <w:r w:rsidRPr="3B3ACD07">
        <w:rPr>
          <w:rStyle w:val="Hyperlink"/>
        </w:rPr>
        <w:fldChar w:fldCharType="end"/>
      </w:r>
      <w:r w:rsidR="00B03D90">
        <w:rPr/>
        <w:t>).</w:t>
      </w:r>
      <w:r>
        <w:fldChar w:fldCharType="begin"/>
      </w:r>
      <w:r>
        <w:instrText xml:space="preserve"> ADDIN ZOTERO_ITEM CSL_CITATION {"citationID":"sQBSSsI2","properties":{"formattedCitation":"(Igl, 2014)","plainCitation":"(Igl, 2014)","noteIndex":0},"citationItems":[{"id":311,"uris":["http://zotero.org/users/14693029/items/HJ7IFCMN"],"itemData":{"id":311,"type":"document","publisher":"[Dissertation]. TUM School of Management","title":"Dynamics in online communities - A macro level investigation of community success","author":[{"family":"Igl","given":"C."}],"issued":{"date-parts":[["2014"]]}}}],"schema":"https://github.com/citation-style-language/schema/raw/master/csl-citation.json"} </w:instrText>
      </w:r>
      <w:r>
        <w:fldChar w:fldCharType="separate"/>
      </w:r>
      <w:r w:rsidRPr="3B3ACD07" w:rsidR="00333E0C">
        <w:rPr>
          <w:rFonts w:ascii="Aptos" w:hAnsi="Aptos"/>
        </w:rPr>
        <w:t>(Igl, 2014)</w:t>
      </w:r>
      <w:r>
        <w:fldChar w:fldCharType="end"/>
      </w:r>
      <w:r w:rsidR="00333E0C">
        <w:rPr/>
        <w:t>.</w:t>
      </w:r>
    </w:p>
    <w:p w:rsidR="00B03D90" w:rsidP="000A886A" w:rsidRDefault="00B03D90" w14:paraId="083A86BB" w14:textId="502E35E4">
      <w:pPr>
        <w:pStyle w:val="ListBullet"/>
        <w:rPr/>
      </w:pPr>
      <w:r w:rsidRPr="000A886A" w:rsidR="00B03D90">
        <w:rPr>
          <w:i w:val="1"/>
          <w:iCs w:val="1"/>
        </w:rPr>
        <w:t>Centralization</w:t>
      </w:r>
      <w:r w:rsidR="00B03D90">
        <w:rPr/>
        <w:t>. Communities with a high degree of centrali</w:t>
      </w:r>
      <w:r w:rsidR="00333E0C">
        <w:rPr/>
        <w:t>z</w:t>
      </w:r>
      <w:r w:rsidR="00B03D90">
        <w:rPr/>
        <w:t>ation and control exert</w:t>
      </w:r>
      <w:r w:rsidR="00B03D90">
        <w:rPr/>
        <w:t xml:space="preserve"> a negative impact on all participation variables</w:t>
      </w:r>
      <w:r w:rsidR="00333E0C">
        <w:rPr/>
        <w:t xml:space="preserve"> </w:t>
      </w:r>
      <w:r>
        <w:fldChar w:fldCharType="begin"/>
      </w:r>
      <w:r>
        <w:instrText xml:space="preserve"> ADDIN ZOTERO_ITEM CSL_CITATION {"citationID":"vpE9T6ez","properties":{"formattedCitation":"(Igl, 2014)","plainCitation":"(Igl, 2014)","noteIndex":0},"citationItems":[{"id":311,"uris":["http://zotero.org/users/14693029/items/HJ7IFCMN"],"itemData":{"id":311,"type":"document","publisher":"[Dissertation]. TUM School of Management","title":"Dynamics in online communities - A macro level investigation of community success","author":[{"family":"Igl","given":"C."}],"issued":{"date-parts":[["2014"]]}}}],"schema":"https://github.com/citation-style-language/schema/raw/master/csl-citation.json"} </w:instrText>
      </w:r>
      <w:r>
        <w:fldChar w:fldCharType="separate"/>
      </w:r>
      <w:r w:rsidRPr="000A886A" w:rsidR="00333E0C">
        <w:rPr>
          <w:rFonts w:ascii="Aptos" w:hAnsi="Aptos"/>
        </w:rPr>
        <w:t>(Igl, 2014)</w:t>
      </w:r>
      <w:r>
        <w:fldChar w:fldCharType="end"/>
      </w:r>
      <w:r w:rsidR="00B03D90">
        <w:rPr/>
        <w:t>.</w:t>
      </w:r>
    </w:p>
    <w:p w:rsidR="00B03D90" w:rsidP="000A886A" w:rsidRDefault="00B03D90" w14:paraId="083A86BC" w14:textId="7EBC9701">
      <w:pPr>
        <w:pStyle w:val="Heading4"/>
      </w:pPr>
      <w:r w:rsidR="00B03D90">
        <w:rPr/>
        <w:t xml:space="preserve">Practical </w:t>
      </w:r>
      <w:r w:rsidR="00E700EC">
        <w:rPr/>
        <w:t>I</w:t>
      </w:r>
      <w:r w:rsidR="00B03D90">
        <w:rPr/>
        <w:t>mplications</w:t>
      </w:r>
    </w:p>
    <w:p w:rsidR="00B03D90" w:rsidRDefault="00B03D90" w14:paraId="083A86BD" w14:textId="5B0A7BE5">
      <w:pPr>
        <w:pStyle w:val="BodyText"/>
      </w:pPr>
      <w:r w:rsidR="00B03D90">
        <w:rPr/>
        <w:t xml:space="preserve">There are many online communities, and it will be worth your effort in doing a little online research to </w:t>
      </w:r>
      <w:r w:rsidR="00B03D90">
        <w:rPr/>
        <w:t>determine</w:t>
      </w:r>
      <w:r w:rsidR="00B03D90">
        <w:rPr/>
        <w:t xml:space="preserve"> the network cohesion and network structure of the community. You will be able to </w:t>
      </w:r>
      <w:r w:rsidR="00B03D90">
        <w:rPr/>
        <w:t>determine</w:t>
      </w:r>
      <w:r w:rsidR="00B03D90">
        <w:rPr/>
        <w:t xml:space="preserve"> this by reviewing the archive history. Avoid communities with overly centrali</w:t>
      </w:r>
      <w:r w:rsidR="00FA4912">
        <w:rPr/>
        <w:t>z</w:t>
      </w:r>
      <w:r w:rsidR="00B03D90">
        <w:rPr/>
        <w:t>ed control</w:t>
      </w:r>
      <w:r w:rsidR="00FA4912">
        <w:rPr/>
        <w:t>;</w:t>
      </w:r>
      <w:r w:rsidR="00B03D90">
        <w:rPr/>
        <w:t xml:space="preserve"> </w:t>
      </w:r>
      <w:r w:rsidR="00B03D90">
        <w:rPr/>
        <w:t>in the long run</w:t>
      </w:r>
      <w:r w:rsidR="00B03D90">
        <w:rPr/>
        <w:t>, they are not likely to be productive.</w:t>
      </w:r>
    </w:p>
    <w:p w:rsidR="00B03D90" w:rsidRDefault="00B03D90" w14:paraId="083A86BE" w14:textId="6A576F40">
      <w:pPr>
        <w:pStyle w:val="BodyText"/>
      </w:pPr>
      <w:r w:rsidR="00B03D90">
        <w:rPr/>
        <w:t>When joining an online community</w:t>
      </w:r>
      <w:r w:rsidR="00B03D90">
        <w:rPr/>
        <w:t xml:space="preserve"> try to </w:t>
      </w:r>
      <w:r w:rsidR="00B03D90">
        <w:rPr/>
        <w:t>identify</w:t>
      </w:r>
      <w:r w:rsidR="00B03D90">
        <w:rPr/>
        <w:t xml:space="preserve"> </w:t>
      </w:r>
      <w:r w:rsidR="00954946">
        <w:rPr/>
        <w:t xml:space="preserve">its </w:t>
      </w:r>
      <w:r w:rsidR="00B03D90">
        <w:rPr/>
        <w:t xml:space="preserve">life cycle stage by scanning the archive of posts. Young communities are likely to be more tolerant of newbie questions, as responses to these questions will provide support resources for new members in the future. </w:t>
      </w:r>
      <w:r w:rsidR="00B03D90">
        <w:rPr/>
        <w:t>It’s</w:t>
      </w:r>
      <w:r w:rsidR="00B03D90">
        <w:rPr/>
        <w:t xml:space="preserve"> </w:t>
      </w:r>
      <w:r w:rsidR="00B03D90">
        <w:rPr/>
        <w:t>a good idea</w:t>
      </w:r>
      <w:r w:rsidR="00B03D90">
        <w:rPr/>
        <w:t xml:space="preserve"> to search the forum for your answer before posting a question. </w:t>
      </w:r>
      <w:r w:rsidR="00B03D90">
        <w:rPr/>
        <w:t>Don’t</w:t>
      </w:r>
      <w:r w:rsidR="00B03D90">
        <w:rPr/>
        <w:t xml:space="preserve"> be surprised if newbie questions go </w:t>
      </w:r>
      <w:r w:rsidR="00954946">
        <w:rPr/>
        <w:t>un</w:t>
      </w:r>
      <w:r w:rsidR="00B03D90">
        <w:rPr/>
        <w:t>answered in mature communities</w:t>
      </w:r>
      <w:r w:rsidR="00954946">
        <w:rPr/>
        <w:t>;</w:t>
      </w:r>
      <w:r w:rsidR="00B03D90">
        <w:rPr/>
        <w:t xml:space="preserve"> they </w:t>
      </w:r>
      <w:r w:rsidR="00B03D90">
        <w:rPr/>
        <w:t>may can</w:t>
      </w:r>
      <w:r w:rsidR="00B03D90">
        <w:rPr/>
        <w:t xml:space="preserve"> even attract curt rebuttals. If </w:t>
      </w:r>
      <w:r w:rsidR="00B03D90">
        <w:rPr/>
        <w:t>you’re</w:t>
      </w:r>
      <w:r w:rsidR="00B03D90">
        <w:rPr/>
        <w:t xml:space="preserve"> a long</w:t>
      </w:r>
      <w:r w:rsidR="00B03D90">
        <w:rPr/>
        <w:t xml:space="preserve">standing member of the community, post a tactful reply, for example, “Your question has already been answered” and post a link to the </w:t>
      </w:r>
      <w:r w:rsidR="00B03D90">
        <w:rPr/>
        <w:t>appropriate reply</w:t>
      </w:r>
      <w:r w:rsidR="00B03D90">
        <w:rPr/>
        <w:t>.</w:t>
      </w:r>
    </w:p>
    <w:p w:rsidR="00B03D90" w:rsidRDefault="00B03D90" w14:paraId="083A86BF" w14:textId="77777777">
      <w:pPr>
        <w:pStyle w:val="BodyText"/>
      </w:pPr>
      <w:r>
        <w:t>The best advice when joining a new community is to lurk for a while before introducing yourself so that you can become familiar with the culture and practices of the community. Fill out your profile page on the forum site, rather than posting a biography in the main discussion threads. Of course, if the community is in the creation phase, you may want to play a more active role in building the community and becoming part of the core contributors.</w:t>
      </w:r>
    </w:p>
    <w:p w:rsidR="00B03D90" w:rsidP="00D26D8C" w:rsidRDefault="00B03D90" w14:paraId="083A86C0" w14:textId="77777777">
      <w:pPr>
        <w:pStyle w:val="Heading4"/>
      </w:pPr>
      <w:bookmarkStart w:name="communities-of-practice" w:id="749"/>
      <w:bookmarkEnd w:id="702"/>
      <w:r>
        <w:t>Communities of Practice</w:t>
      </w:r>
    </w:p>
    <w:p w:rsidR="00B03D90" w:rsidRDefault="00B03D90" w14:paraId="083A86C1" w14:textId="7F2E5C50">
      <w:pPr>
        <w:pStyle w:val="FirstParagraph"/>
      </w:pPr>
      <w:r w:rsidR="00B03D90">
        <w:rPr/>
        <w:t xml:space="preserve">As you continue to reflect on your social network and consider other learning networks to join for personal or professional growth, we want to present another framing of an online community called a </w:t>
      </w:r>
      <w:r w:rsidRPr="000A886A" w:rsidR="00C91D19">
        <w:rPr>
          <w:i w:val="1"/>
          <w:iCs w:val="1"/>
        </w:rPr>
        <w:t>c</w:t>
      </w:r>
      <w:r w:rsidRPr="000A886A" w:rsidR="00B03D90">
        <w:rPr>
          <w:i w:val="1"/>
          <w:iCs w:val="1"/>
        </w:rPr>
        <w:t xml:space="preserve">ommunity of </w:t>
      </w:r>
      <w:r w:rsidRPr="000A886A" w:rsidR="00C91D19">
        <w:rPr>
          <w:i w:val="1"/>
          <w:iCs w:val="1"/>
        </w:rPr>
        <w:t>p</w:t>
      </w:r>
      <w:r w:rsidRPr="000A886A" w:rsidR="00B03D90">
        <w:rPr>
          <w:i w:val="1"/>
          <w:iCs w:val="1"/>
        </w:rPr>
        <w:t>ractice</w:t>
      </w:r>
      <w:r w:rsidR="00B03D90">
        <w:rPr/>
        <w:t>.</w:t>
      </w:r>
    </w:p>
    <w:p w:rsidR="00B03D90" w:rsidRDefault="00B03D90" w14:paraId="083A86C2" w14:textId="00845BFB">
      <w:pPr>
        <w:pStyle w:val="BlockText"/>
      </w:pPr>
      <w:r w:rsidR="00B03D90">
        <w:rPr/>
        <w:t>A community of practice</w:t>
      </w:r>
      <w:r w:rsidR="00B03D90">
        <w:rPr/>
        <w:t xml:space="preserve"> is a group of people who </w:t>
      </w:r>
      <w:r w:rsidRPr="000A886A" w:rsidR="00B03D90">
        <w:rPr>
          <w:i w:val="1"/>
          <w:iCs w:val="1"/>
        </w:rPr>
        <w:t>“share a concern or a passion for something they do and learn how to do it better as they interact regularly</w:t>
      </w:r>
      <w:r w:rsidRPr="000A886A" w:rsidR="007775CE">
        <w:rPr>
          <w:i w:val="1"/>
          <w:iCs w:val="1"/>
        </w:rPr>
        <w:t>.</w:t>
      </w:r>
      <w:r w:rsidRPr="000A886A" w:rsidR="00B03D90">
        <w:rPr>
          <w:i w:val="1"/>
          <w:iCs w:val="1"/>
        </w:rPr>
        <w:t>”</w:t>
      </w:r>
      <w:r w:rsidR="00477787">
        <w:rPr/>
        <w:t xml:space="preserve"> </w:t>
      </w:r>
      <w:r>
        <w:fldChar w:fldCharType="begin"/>
      </w:r>
      <w:r>
        <w:instrText xml:space="preserve"> ADDIN ZOTERO_ITEM CSL_CITATION {"citationID":"SRZUlm9A","properties":{"formattedCitation":"(Wenger-Trayner, 2022)","plainCitation":"(Wenger-Trayner, 2022)","noteIndex":0},"citationItems":[{"id":316,"uris":["http://zotero.org/users/14693029/items/658GTT8Y"],"itemData":{"id":316,"type":"post-weblog","abstract":"Introduction to communities of practice a brief overview of the concept and its uses Etienne and Beverly Wenger-TraynerJune 2015 Table of contents A community of practice storyWhat are communities of practice?What do communities of practice look like?Where does the concept come from?Where is the concept being applied?Myths about communities of practiceFurther reading A community of practice","language":"en-US","title":"Introduction to communities of practice","URL":"https://www.wenger-trayner.com/introduction-to-communities-of-practice/","author":[{"family":"Wenger-Trayner","given":"B."}],"issued":{"date-parts":[["2022",1,12]]}}}],"schema":"https://github.com/citation-style-language/schema/raw/master/csl-citation.json"} </w:instrText>
      </w:r>
      <w:r>
        <w:fldChar w:fldCharType="separate"/>
      </w:r>
      <w:r w:rsidRPr="000A886A" w:rsidR="00477787">
        <w:rPr>
          <w:rFonts w:ascii="Aptos" w:hAnsi="Aptos"/>
        </w:rPr>
        <w:t>(Wenger-Trayner, 2022)</w:t>
      </w:r>
      <w:r>
        <w:fldChar w:fldCharType="end"/>
      </w:r>
    </w:p>
    <w:p w:rsidR="00B03D90" w:rsidRDefault="00B03D90" w14:paraId="083A86C4" w14:textId="524008F5">
      <w:pPr>
        <w:pStyle w:val="FirstParagraph"/>
      </w:pPr>
      <w:r w:rsidR="00B03D90">
        <w:rPr/>
        <w:t xml:space="preserve">Cognitive anthropologists Jean Lave and Etienne Wenger coined the term </w:t>
      </w:r>
      <w:r w:rsidR="00B03D90">
        <w:rPr/>
        <w:t>community of practice</w:t>
      </w:r>
      <w:r w:rsidR="00B03D90">
        <w:rPr/>
        <w:t xml:space="preserve"> when studying apprenticeships as a learning model—the term referred to the community that acts as a living curriculum. Once the concept was articulated the researchers started to see communities everywhere, even when no formal apprenticeship system existed.</w:t>
      </w:r>
    </w:p>
    <w:p w:rsidR="00B03D90" w:rsidRDefault="00B03D90" w14:paraId="083A86C5" w14:textId="414C24E8">
      <w:pPr>
        <w:pStyle w:val="BodyText"/>
      </w:pPr>
      <w:r w:rsidR="00B03D90">
        <w:rPr/>
        <w:t xml:space="preserve">The basic premise behind communities of practice is simple: we all learn in everyday life from the communities in which we find ourselves. Communities of practice are everywhere. </w:t>
      </w:r>
      <w:r w:rsidR="00B03D90">
        <w:rPr/>
        <w:t>Nearly everyone</w:t>
      </w:r>
      <w:r w:rsidR="00B03D90">
        <w:rPr/>
        <w:t xml:space="preserve"> belongs to some community of practice, whether it is through our working colleagues or associates, our profession or trade, or our leisure interests, such as a book club. Wenger</w:t>
      </w:r>
      <w:r w:rsidR="00477787">
        <w:rPr/>
        <w:t>-Trayner</w:t>
      </w:r>
      <w:r w:rsidR="00B03D90">
        <w:rPr/>
        <w:t xml:space="preserve"> </w:t>
      </w:r>
      <w:r>
        <w:fldChar w:fldCharType="begin"/>
      </w:r>
      <w:r>
        <w:instrText xml:space="preserve"> ADDIN ZOTERO_ITEM CSL_CITATION {"citationID":"JsTKPVd8","properties":{"formattedCitation":"(2022)","plainCitation":"(2022)","noteIndex":0},"citationItems":[{"id":316,"uris":["http://zotero.org/users/14693029/items/658GTT8Y"],"itemData":{"id":316,"type":"post-weblog","abstract":"Introduction to communities of practice a brief overview of the concept and its uses Etienne and Beverly Wenger-TraynerJune 2015 Table of contents A community of practice storyWhat are communities of practice?What do communities of practice look like?Where does the concept come from?Where is the concept being applied?Myths about communities of practiceFurther reading A community of practice","language":"en-US","title":"Introduction to communities of practice","URL":"https://www.wenger-trayner.com/introduction-to-communities-of-practice/","author":[{"family":"Wenger-Trayner","given":"B."}],"issued":{"date-parts":[["2022",1,12]]}},"label":"page","suppress-author":true}],"schema":"https://github.com/citation-style-language/schema/raw/master/csl-citation.json"} </w:instrText>
      </w:r>
      <w:r>
        <w:fldChar w:fldCharType="separate"/>
      </w:r>
      <w:r w:rsidRPr="000A886A" w:rsidR="002B2385">
        <w:rPr>
          <w:rFonts w:ascii="Aptos" w:hAnsi="Aptos"/>
        </w:rPr>
        <w:t>(2022)</w:t>
      </w:r>
      <w:r>
        <w:fldChar w:fldCharType="end"/>
      </w:r>
      <w:r w:rsidR="00CC05B7">
        <w:rPr/>
        <w:t xml:space="preserve"> </w:t>
      </w:r>
      <w:r w:rsidR="00B03D90">
        <w:rPr/>
        <w:t>argues that a community of practice is different from a community of interest or a geographical community in that it involves a shared practice: ways of doing things that are shared to some significant extent among members.</w:t>
      </w:r>
    </w:p>
    <w:p w:rsidR="00B03D90" w:rsidRDefault="00B03D90" w14:paraId="083A86C6" w14:textId="77777777">
      <w:pPr>
        <w:pStyle w:val="Heading4"/>
      </w:pPr>
      <w:bookmarkStart w:name="Xa3fbe3f45e0d8e7feb5e360982b8985bc58ca73" w:id="772"/>
      <w:r>
        <w:t>Characteristics of a Community of Practice</w:t>
      </w:r>
    </w:p>
    <w:p w:rsidR="00B03D90" w:rsidRDefault="002B2385" w14:paraId="083A86C7" w14:textId="7471FA83">
      <w:pPr>
        <w:pStyle w:val="FirstParagraph"/>
      </w:pPr>
      <w:r w:rsidR="002B2385">
        <w:rPr/>
        <w:t xml:space="preserve">According to </w:t>
      </w:r>
      <w:r w:rsidR="00B03D90">
        <w:rPr/>
        <w:t>Wenger</w:t>
      </w:r>
      <w:r w:rsidR="002B2385">
        <w:rPr/>
        <w:t>-</w:t>
      </w:r>
      <w:r w:rsidR="002B2385">
        <w:rPr/>
        <w:t>Treyner</w:t>
      </w:r>
      <w:r w:rsidR="002B2385">
        <w:rPr/>
        <w:t xml:space="preserve"> </w:t>
      </w:r>
      <w:r>
        <w:fldChar w:fldCharType="begin"/>
      </w:r>
      <w:r>
        <w:instrText xml:space="preserve"> ADDIN ZOTERO_ITEM CSL_CITATION {"citationID":"6Sx83aXu","properties":{"formattedCitation":"(2022)","plainCitation":"(2022)","noteIndex":0},"citationItems":[{"id":316,"uris":["http://zotero.org/users/14693029/items/658GTT8Y"],"itemData":{"id":316,"type":"post-weblog","abstract":"Introduction to communities of practice a brief overview of the concept and its uses Etienne and Beverly Wenger-TraynerJune 2015 Table of contents A community of practice storyWhat are communities of practice?What do communities of practice look like?Where does the concept come from?Where is the concept being applied?Myths about communities of practiceFurther reading A community of practice","language":"en-US","title":"Introduction to communities of practice","URL":"https://www.wenger-trayner.com/introduction-to-communities-of-practice/","author":[{"family":"Wenger-Trayner","given":"B."}],"issued":{"date-parts":[["2022",1,12]]}},"label":"page","suppress-author":true}],"schema":"https://github.com/citation-style-language/schema/raw/master/csl-citation.json"} </w:instrText>
      </w:r>
      <w:r>
        <w:fldChar w:fldCharType="separate"/>
      </w:r>
      <w:r w:rsidRPr="000A886A" w:rsidR="00CC05B7">
        <w:rPr>
          <w:rFonts w:ascii="Aptos" w:hAnsi="Aptos"/>
        </w:rPr>
        <w:t>(2022)</w:t>
      </w:r>
      <w:r>
        <w:fldChar w:fldCharType="end"/>
      </w:r>
      <w:r w:rsidR="00B03D90">
        <w:rPr/>
        <w:t xml:space="preserve"> </w:t>
      </w:r>
      <w:r w:rsidR="00B03D90">
        <w:rPr/>
        <w:t>there are three crucial characteristics of a community of practice:</w:t>
      </w:r>
    </w:p>
    <w:p w:rsidR="00B03D90" w:rsidP="00B03D90" w:rsidRDefault="00B03D90" w14:paraId="083A86C8" w14:textId="77777777">
      <w:pPr>
        <w:pStyle w:val="Compact"/>
        <w:numPr>
          <w:ilvl w:val="0"/>
          <w:numId w:val="12"/>
        </w:numPr>
      </w:pPr>
      <w:r>
        <w:rPr>
          <w:b/>
          <w:bCs/>
        </w:rPr>
        <w:t>Domain:</w:t>
      </w:r>
      <w:r>
        <w:t xml:space="preserve"> A common interest that connects and holds together the community;</w:t>
      </w:r>
    </w:p>
    <w:p w:rsidR="00B03D90" w:rsidP="00B03D90" w:rsidRDefault="00B03D90" w14:paraId="083A86C9" w14:textId="77777777">
      <w:pPr>
        <w:pStyle w:val="Compact"/>
        <w:numPr>
          <w:ilvl w:val="0"/>
          <w:numId w:val="12"/>
        </w:numPr>
      </w:pPr>
      <w:r>
        <w:rPr>
          <w:b/>
          <w:bCs/>
        </w:rPr>
        <w:t>Community:</w:t>
      </w:r>
      <w:r>
        <w:t xml:space="preserve"> A community is bound by the shared activities they pursue (for example, meetings, discussions) around their common domain;</w:t>
      </w:r>
    </w:p>
    <w:p w:rsidR="00B03D90" w:rsidP="00B03D90" w:rsidRDefault="00B03D90" w14:paraId="083A86CA" w14:textId="77777777">
      <w:pPr>
        <w:pStyle w:val="Compact"/>
        <w:numPr>
          <w:ilvl w:val="0"/>
          <w:numId w:val="12"/>
        </w:numPr>
      </w:pPr>
      <w:r>
        <w:rPr>
          <w:b/>
          <w:bCs/>
        </w:rPr>
        <w:t>Practice:</w:t>
      </w:r>
      <w:r>
        <w:t xml:space="preserve"> Members of a community of practice are practitioners; what they do informs their participation in the community; and what they learn from the community affects what they do.</w:t>
      </w:r>
    </w:p>
    <w:p w:rsidR="00B03D90" w:rsidRDefault="00B03D90" w14:paraId="083A86CB" w14:textId="168CC4F7">
      <w:pPr>
        <w:pStyle w:val="FirstParagraph"/>
      </w:pPr>
      <w:r w:rsidR="00B03D90">
        <w:rPr/>
        <w:t>Wenger</w:t>
      </w:r>
      <w:r w:rsidR="00CC05B7">
        <w:rPr/>
        <w:t xml:space="preserve">- </w:t>
      </w:r>
      <w:r w:rsidR="00CC05B7">
        <w:rPr/>
        <w:t>Treyner</w:t>
      </w:r>
      <w:r w:rsidR="00CC05B7">
        <w:rPr/>
        <w:t xml:space="preserve"> </w:t>
      </w:r>
      <w:r w:rsidR="00B03D90">
        <w:rPr/>
        <w:t>has argued that although individuals learn through participation in a community of practice, more important is the generation of newer or deeper levels of knowledge through the sum of the group activity. If the community of practice is centered around business processes, for instance, this can be of considerable benefit to an organization.</w:t>
      </w:r>
    </w:p>
    <w:p w:rsidR="00B03D90" w:rsidRDefault="00B03D90" w14:paraId="083A86CC" w14:textId="77777777">
      <w:pPr>
        <w:pStyle w:val="Heading4"/>
      </w:pPr>
      <w:bookmarkStart w:name="types-of-communities-of-practice" w:id="778"/>
      <w:bookmarkEnd w:id="772"/>
      <w:r>
        <w:t>Types of Communities of Practice</w:t>
      </w:r>
    </w:p>
    <w:p w:rsidR="00B03D90" w:rsidRDefault="00B03D90" w14:paraId="083A86CD" w14:textId="77777777">
      <w:pPr>
        <w:pStyle w:val="FirstParagraph"/>
      </w:pPr>
      <w:r>
        <w:t>Today, communities of practices are increasingly being used to improve knowledge management and connect people within business, government, education, and other organizations.</w:t>
      </w:r>
    </w:p>
    <w:p w:rsidR="00B03D90" w:rsidRDefault="00B03D90" w14:paraId="083A86CE" w14:textId="77777777">
      <w:pPr>
        <w:pStyle w:val="BodyText"/>
      </w:pPr>
      <w:r w:rsidR="00B03D90">
        <w:rPr/>
        <w:t>The design of the community will look different depending on the purpose and needs of the participants.</w:t>
      </w:r>
      <w:r w:rsidR="00B03D90">
        <w:rPr/>
        <w:t xml:space="preserve"> There are four basic types of communities:</w:t>
      </w:r>
    </w:p>
    <w:p w:rsidR="00B03D90" w:rsidP="000A886A" w:rsidRDefault="00B03D90" w14:paraId="083A86CF" w14:textId="57678494">
      <w:pPr>
        <w:pStyle w:val="ListBullet"/>
        <w:rPr/>
      </w:pPr>
      <w:r w:rsidRPr="000A886A" w:rsidR="00B03D90">
        <w:rPr>
          <w:b w:val="1"/>
          <w:bCs w:val="1"/>
        </w:rPr>
        <w:t xml:space="preserve">Helping </w:t>
      </w:r>
      <w:r w:rsidRPr="000A886A" w:rsidR="002B1E25">
        <w:rPr>
          <w:b w:val="1"/>
          <w:bCs w:val="1"/>
        </w:rPr>
        <w:t>c</w:t>
      </w:r>
      <w:r w:rsidRPr="000A886A" w:rsidR="00B03D90">
        <w:rPr>
          <w:b w:val="1"/>
          <w:bCs w:val="1"/>
        </w:rPr>
        <w:t>ommunities</w:t>
      </w:r>
      <w:r w:rsidR="00B03D90">
        <w:rPr/>
        <w:t xml:space="preserve"> provide a forum for community members to help each other with everyday work needs</w:t>
      </w:r>
    </w:p>
    <w:p w:rsidR="00B03D90" w:rsidP="000A886A" w:rsidRDefault="00B03D90" w14:paraId="083A86D0" w14:textId="4FEA2C3B">
      <w:pPr>
        <w:pStyle w:val="ListBullet"/>
        <w:rPr/>
      </w:pPr>
      <w:r w:rsidRPr="000A886A" w:rsidR="00B03D90">
        <w:rPr>
          <w:b w:val="1"/>
          <w:bCs w:val="1"/>
        </w:rPr>
        <w:t xml:space="preserve">Best </w:t>
      </w:r>
      <w:r w:rsidRPr="000A886A" w:rsidR="002B1E25">
        <w:rPr>
          <w:b w:val="1"/>
          <w:bCs w:val="1"/>
        </w:rPr>
        <w:t>p</w:t>
      </w:r>
      <w:r w:rsidRPr="000A886A" w:rsidR="00B03D90">
        <w:rPr>
          <w:b w:val="1"/>
          <w:bCs w:val="1"/>
        </w:rPr>
        <w:t xml:space="preserve">ractice </w:t>
      </w:r>
      <w:r w:rsidRPr="000A886A" w:rsidR="002B1E25">
        <w:rPr>
          <w:b w:val="1"/>
          <w:bCs w:val="1"/>
        </w:rPr>
        <w:t>c</w:t>
      </w:r>
      <w:r w:rsidRPr="000A886A" w:rsidR="00B03D90">
        <w:rPr>
          <w:b w:val="1"/>
          <w:bCs w:val="1"/>
        </w:rPr>
        <w:t>ommunities</w:t>
      </w:r>
      <w:r w:rsidR="00B03D90">
        <w:rPr/>
        <w:t xml:space="preserve"> develop and </w:t>
      </w:r>
      <w:r w:rsidR="00B03D90">
        <w:rPr/>
        <w:t>disseminate</w:t>
      </w:r>
      <w:r w:rsidR="00B03D90">
        <w:rPr/>
        <w:t xml:space="preserve"> best practices, guidelines, and strategies for their members’ use</w:t>
      </w:r>
    </w:p>
    <w:p w:rsidR="00B03D90" w:rsidP="000A886A" w:rsidRDefault="00B03D90" w14:paraId="083A86D1" w14:textId="306DEB17">
      <w:pPr>
        <w:pStyle w:val="ListBullet"/>
        <w:rPr/>
      </w:pPr>
      <w:r w:rsidRPr="000A886A" w:rsidR="00B03D90">
        <w:rPr>
          <w:b w:val="1"/>
          <w:bCs w:val="1"/>
        </w:rPr>
        <w:t xml:space="preserve">Knowledge </w:t>
      </w:r>
      <w:r w:rsidRPr="000A886A" w:rsidR="002B1E25">
        <w:rPr>
          <w:b w:val="1"/>
          <w:bCs w:val="1"/>
        </w:rPr>
        <w:t>s</w:t>
      </w:r>
      <w:r w:rsidRPr="000A886A" w:rsidR="00B03D90">
        <w:rPr>
          <w:b w:val="1"/>
          <w:bCs w:val="1"/>
        </w:rPr>
        <w:t xml:space="preserve">tewarding </w:t>
      </w:r>
      <w:r w:rsidRPr="000A886A" w:rsidR="002B1E25">
        <w:rPr>
          <w:b w:val="1"/>
          <w:bCs w:val="1"/>
        </w:rPr>
        <w:t>c</w:t>
      </w:r>
      <w:r w:rsidRPr="000A886A" w:rsidR="00B03D90">
        <w:rPr>
          <w:b w:val="1"/>
          <w:bCs w:val="1"/>
        </w:rPr>
        <w:t>ommunities</w:t>
      </w:r>
      <w:r w:rsidR="00B03D90">
        <w:rPr/>
        <w:t xml:space="preserve"> organize, manage, and steward a body of knowledge from which community members can draw</w:t>
      </w:r>
    </w:p>
    <w:p w:rsidR="00B03D90" w:rsidP="000A886A" w:rsidRDefault="00B03D90" w14:paraId="083A86D2" w14:textId="0F12A2B5">
      <w:pPr>
        <w:pStyle w:val="ListBullet"/>
        <w:rPr/>
      </w:pPr>
      <w:r w:rsidRPr="000A886A" w:rsidR="00B03D90">
        <w:rPr>
          <w:b w:val="1"/>
          <w:bCs w:val="1"/>
        </w:rPr>
        <w:t xml:space="preserve">Innovation </w:t>
      </w:r>
      <w:r w:rsidRPr="000A886A" w:rsidR="002B1E25">
        <w:rPr>
          <w:b w:val="1"/>
          <w:bCs w:val="1"/>
        </w:rPr>
        <w:t>c</w:t>
      </w:r>
      <w:r w:rsidRPr="000A886A" w:rsidR="00B03D90">
        <w:rPr>
          <w:b w:val="1"/>
          <w:bCs w:val="1"/>
        </w:rPr>
        <w:t>ommunities</w:t>
      </w:r>
      <w:r w:rsidR="00B03D90">
        <w:rPr/>
        <w:t xml:space="preserve"> create breakthrough ideas, new knowledge, and new practices</w:t>
      </w:r>
    </w:p>
    <w:p w:rsidR="00B03D90" w:rsidRDefault="00B03D90" w14:paraId="083A86D3" w14:textId="08E03096">
      <w:pPr>
        <w:pStyle w:val="FirstParagraph"/>
      </w:pPr>
      <w:r w:rsidR="00B03D90">
        <w:rPr/>
        <w:t xml:space="preserve">As you reflect on digital practices in university and the workplace, consider how engaging in a </w:t>
      </w:r>
      <w:r w:rsidR="002B1E25">
        <w:rPr/>
        <w:t>c</w:t>
      </w:r>
      <w:r w:rsidR="00B03D90">
        <w:rPr/>
        <w:t xml:space="preserve">ommunity of </w:t>
      </w:r>
      <w:r w:rsidR="002B1E25">
        <w:rPr/>
        <w:t>p</w:t>
      </w:r>
      <w:r w:rsidR="00B03D90">
        <w:rPr/>
        <w:t xml:space="preserve">ractice could </w:t>
      </w:r>
      <w:r w:rsidR="00B03D90">
        <w:rPr/>
        <w:t>benefit</w:t>
      </w:r>
      <w:r w:rsidR="00B03D90">
        <w:rPr/>
        <w:t xml:space="preserve"> you as a learner and in your future career.</w:t>
      </w:r>
    </w:p>
    <w:p w:rsidR="00B03D90" w:rsidRDefault="00B03D90" w14:paraId="083A86D4" w14:textId="77777777">
      <w:pPr>
        <w:pStyle w:val="Heading3"/>
      </w:pPr>
      <w:bookmarkStart w:name="activity-what-is-a-community-of-practice" w:id="803"/>
      <w:bookmarkEnd w:id="749"/>
      <w:bookmarkEnd w:id="778"/>
      <w:r>
        <w:t>5.2.1 Activity: What Is a Community of Practice?</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00A886A" w14:paraId="083A86DA"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D5" w14:textId="77777777">
            <w:pPr>
              <w:pStyle w:val="FirstParagraph"/>
              <w:spacing w:before="16" w:after="64"/>
            </w:pPr>
          </w:p>
          <w:p w:rsidRPr="000E06E1" w:rsidR="00B03D90" w:rsidP="000A886A" w:rsidRDefault="009B3DB0" w14:paraId="083A86D6" w14:textId="6FF38C99">
            <w:pPr>
              <w:pStyle w:val="ListBullet"/>
              <w:rPr/>
            </w:pPr>
            <w:r w:rsidRPr="000A886A" w:rsidR="7F70736D">
              <w:rPr>
                <w:b w:val="1"/>
                <w:bCs w:val="1"/>
              </w:rPr>
              <w:t>Watch</w:t>
            </w:r>
            <w:r w:rsidR="7F70736D">
              <w:rPr/>
              <w:t xml:space="preserve">: </w:t>
            </w:r>
            <w:r w:rsidRPr="000A886A">
              <w:rPr>
                <w:lang w:val="en-CA" w:eastAsia="en-US"/>
              </w:rPr>
              <w:fldChar w:fldCharType="begin"/>
            </w:r>
            <w:r w:rsidRPr="000A886A">
              <w:rPr>
                <w:lang w:val="en-CA" w:eastAsia="en-US"/>
              </w:rPr>
              <w:instrText xml:space="preserve">HYPERLINK "https://www.youtube-nocookie.com/embed/SmqLyOLIjos" \h </w:instrText>
            </w:r>
            <w:r w:rsidRPr="000A886A">
              <w:rPr>
                <w:lang w:val="en-CA" w:eastAsia="en-US"/>
              </w:rPr>
              <w:instrText xml:space="preserve">HYPERLINK "https://www.youtube-nocookie.com/embed/SmqLyOLIjos" \h </w:instrText>
            </w:r>
            <w:r w:rsidRPr="000A886A">
              <w:rPr>
                <w:lang w:val="en-CA" w:eastAsia="en-US"/>
              </w:rPr>
              <w:fldChar w:fldCharType="separate"/>
            </w:r>
            <w:r w:rsidRPr="000A886A" w:rsidR="2C5D263F">
              <w:rPr>
                <w:rStyle w:val="Hyperlink"/>
                <w:i w:val="1"/>
                <w:iCs w:val="1"/>
                <w:lang w:val="en-CA"/>
              </w:rPr>
              <w:t>Communities of Practice (Etienne and Beverly Wenger-Trayner)</w:t>
            </w:r>
            <w:r w:rsidRPr="000A886A">
              <w:rPr>
                <w:rStyle w:val="Hyperlink"/>
                <w:i w:val="1"/>
                <w:iCs w:val="1"/>
                <w:sz w:val="24"/>
                <w:szCs w:val="24"/>
                <w:lang w:val="en-CA" w:eastAsia="en-US"/>
              </w:rPr>
              <w:fldChar w:fldCharType="end"/>
            </w:r>
            <w:r w:rsidRPr="000A886A" w:rsidR="61AEBB1A">
              <w:rPr>
                <w:rStyle w:val="Hyperlink"/>
                <w:b w:val="1"/>
                <w:bCs w:val="1"/>
              </w:rPr>
              <w:t xml:space="preserve"> </w:t>
            </w:r>
            <w:r w:rsidRPr="000A886A">
              <w:rPr>
                <w:rStyle w:val="Hyperlink"/>
                <w:b w:val="1"/>
                <w:bCs w:val="1"/>
              </w:rPr>
              <w:fldChar w:fldCharType="begin"/>
            </w:r>
            <w:r w:rsidRPr="000A886A">
              <w:rPr>
                <w:rStyle w:val="Hyperlink"/>
                <w:b w:val="1"/>
                <w:bCs w:val="1"/>
              </w:rPr>
              <w:instrText xml:space="preserve"> ADDIN ZOTERO_ITEM CSL_CITATION {"citationID":"zhVvTRQA","properties":{"formattedCitation":"(2022)","plainCitation":"(2022)","noteIndex":0},"citationItems":[{"id":318,"uris":["http://zotero.org/users/14693029/items/KQLSUYW8"],"itemData":{"id":318,"type":"motion_picture","abstract":"This eLearning video is produced and brought to you by Skills Academia Research &amp; Insights collective for Excellence. A Nonprofit Research-Practice Link ecosystem. A Research Community.\nwww.skillsacademia.org\n\nTo learn more on this topic please refer to the original source https://wenger-trayner.com/introducti...","medium":"Video","note":"author: Skills Academia Research &amp; Insights Collective ||","publisher":"YouTube","title":"Communities of practice (Etienne and Beverly Wenger-Trayner)","URL":"https://www.youtube.com/watch?v=SmqLyOLIjos","issued":{"date-parts":[["2022",5,26]]}},"label":"page","suppress-author":true}],"schema":"https://github.com/citation-style-language/schema/raw/master/csl-citation.json"} </w:instrText>
            </w:r>
            <w:r w:rsidRPr="000A886A">
              <w:rPr>
                <w:rStyle w:val="Hyperlink"/>
                <w:b w:val="1"/>
                <w:bCs w:val="1"/>
              </w:rPr>
              <w:fldChar w:fldCharType="separate"/>
            </w:r>
            <w:r w:rsidRPr="000A886A" w:rsidR="7F70736D">
              <w:rPr>
                <w:rFonts w:ascii="Aptos" w:hAnsi="Aptos"/>
              </w:rPr>
              <w:t>(2022)</w:t>
            </w:r>
            <w:r w:rsidRPr="000A886A">
              <w:rPr>
                <w:rStyle w:val="Hyperlink"/>
                <w:b w:val="1"/>
                <w:bCs w:val="1"/>
              </w:rPr>
              <w:fldChar w:fldCharType="end"/>
            </w:r>
          </w:p>
          <w:p w:rsidR="00B03D90" w:rsidRDefault="00836E3C" w14:paraId="083A86D7" w14:textId="77777777">
            <w:pPr>
              <w:pStyle w:val="BodyText"/>
            </w:pPr>
            <w:hyperlink r:id="rId15">
              <w:r w:rsidR="00B03D90">
                <w:rPr>
                  <w:rStyle w:val="Hyperlink"/>
                </w:rPr>
                <w:t>https://www.youtube-nocookie.com/embed/SmqLyOLIjos</w:t>
              </w:r>
            </w:hyperlink>
          </w:p>
          <w:p w:rsidR="00B03D90" w:rsidP="000A886A" w:rsidRDefault="00FB235E" w14:paraId="083A86D8" w14:textId="3D45D4EE">
            <w:pPr>
              <w:pStyle w:val="ListBullet"/>
              <w:rPr>
                <w:rFonts w:ascii="Aptos" w:hAnsi="Aptos"/>
              </w:rPr>
            </w:pPr>
            <w:r w:rsidRPr="00FB235E" w:rsidR="49C8E1DA">
              <w:rPr>
                <w:b w:val="1"/>
                <w:bCs w:val="1"/>
                <w:lang w:val="en-CA"/>
              </w:rPr>
              <w:t>Read</w:t>
            </w:r>
            <w:r w:rsidR="49C8E1DA">
              <w:rPr/>
              <w:t xml:space="preserve">: </w:t>
            </w:r>
            <w:r w:rsidR="00B03D90">
              <w:rPr/>
              <w:t xml:space="preserve">To learn more about the origins and theory of communities of practice, see </w:t>
            </w:r>
            <w:r w:rsidRPr="000A886A" w:rsidR="005E3538">
              <w:rPr>
                <w:i w:val="1"/>
                <w:iCs w:val="1"/>
                <w:sz w:val="24"/>
                <w:szCs w:val="24"/>
                <w:lang w:val="en-CA" w:eastAsia="en-US"/>
              </w:rPr>
              <w:fldChar w:fldCharType="begin"/>
            </w:r>
            <w:r w:rsidRPr="000A886A" w:rsidR="005E3538">
              <w:rPr>
                <w:i w:val="1"/>
                <w:iCs w:val="1"/>
                <w:lang w:val="en-CA"/>
              </w:rPr>
              <w:instrText>HYPERLINK "http://wenger-trayner.com/introduction-to-communities-of-practice" \h</w:instrText>
            </w:r>
            <w:r w:rsidRPr="00677832" w:rsidR="005E3538">
              <w:rPr>
                <w:i/>
                <w:iCs/>
                <w:sz w:val="24"/>
                <w:szCs w:val="24"/>
              </w:rPr>
            </w:r>
            <w:r w:rsidRPr="000A886A" w:rsidR="005E3538">
              <w:rPr>
                <w:i w:val="1"/>
                <w:iCs w:val="1"/>
                <w:lang w:val="en-CA" w:eastAsia="en-US"/>
              </w:rPr>
              <w:fldChar w:fldCharType="separate"/>
            </w:r>
            <w:r w:rsidRPr="000A886A" w:rsidR="00B03D90">
              <w:rPr>
                <w:rStyle w:val="Hyperlink"/>
                <w:i w:val="1"/>
                <w:iCs w:val="1"/>
                <w:lang w:val="en-CA"/>
              </w:rPr>
              <w:t xml:space="preserve">Introduction </w:t>
            </w:r>
            <w:r w:rsidRPr="000A886A" w:rsidR="47437C7C">
              <w:rPr>
                <w:rStyle w:val="Hyperlink"/>
                <w:i w:val="1"/>
                <w:iCs w:val="1"/>
              </w:rPr>
              <w:t>t</w:t>
            </w:r>
            <w:r w:rsidRPr="000A886A" w:rsidR="47437C7C">
              <w:rPr>
                <w:rStyle w:val="Hyperlink"/>
                <w:i w:val="1"/>
                <w:iCs w:val="1"/>
              </w:rPr>
              <w:t xml:space="preserve">o Communities </w:t>
            </w:r>
            <w:r w:rsidRPr="000A886A" w:rsidR="47437C7C">
              <w:rPr>
                <w:rStyle w:val="Hyperlink"/>
                <w:i w:val="1"/>
                <w:iCs w:val="1"/>
              </w:rPr>
              <w:t>o</w:t>
            </w:r>
            <w:r w:rsidRPr="000A886A" w:rsidR="47437C7C">
              <w:rPr>
                <w:rStyle w:val="Hyperlink"/>
                <w:i w:val="1"/>
                <w:iCs w:val="1"/>
              </w:rPr>
              <w:t>f Practice</w:t>
            </w:r>
            <w:r w:rsidRPr="000A886A" w:rsidR="005E3538">
              <w:rPr>
                <w:rStyle w:val="Hyperlink"/>
                <w:i w:val="1"/>
                <w:iCs w:val="1"/>
                <w:sz w:val="24"/>
                <w:szCs w:val="24"/>
                <w:lang w:val="en-CA" w:eastAsia="en-US"/>
              </w:rPr>
              <w:fldChar w:fldCharType="end"/>
            </w:r>
            <w:r w:rsidR="3D7FEC6B">
              <w:rPr/>
              <w:t xml:space="preserve"> </w:t>
            </w:r>
            <w:r w:rsidR="00D11EFE">
              <w:fldChar w:fldCharType="begin"/>
            </w:r>
            <w:r w:rsidR="00D11EFE">
              <w:instrText xml:space="preserve"> ADDIN ZOTERO_ITEM CSL_CITATION {"citationID":"ic1cZr6z","properties":{"formattedCitation":"(2015)","plainCitation":"(2015)","noteIndex":0},"citationItems":[{"id":319,"uris":["http://zotero.org/users/14693029/items/J967XYBC"],"itemData":{"id":319,"type":"post-weblog","abstract":"Introduction to communities of practice a brief overview of the concept and its uses Etienne and Beverly Wenger-TraynerJune 2015 Table of contents A community of practice storyWhat are communities of practice?What do communities of practice look like?Where does the concept come from?Where is the concept being applied?Myths about communities of practiceFurther reading A community of practice","language":"en-US","title":"Introduction to communities of practice","URL":"https://www.wenger-trayner.com/introduction-to-communities-of-practice/","author":[{"family":"Wenger-Trayner","given":"B."}],"accessed":{"date-parts":[["2024",8,4]]},"issued":{"date-parts":[["2015"]]}},"label":"page","suppress-author":true}],"schema":"https://github.com/citation-style-language/schema/raw/master/csl-citation.json"} </w:instrText>
            </w:r>
            <w:r w:rsidR="00D11EFE">
              <w:fldChar w:fldCharType="separate"/>
            </w:r>
            <w:r w:rsidRPr="00D11EFE" w:rsidR="634FD478">
              <w:rPr>
                <w:rFonts w:ascii="Aptos" w:hAnsi="Aptos"/>
              </w:rPr>
              <w:t>(2015)</w:t>
            </w:r>
            <w:r w:rsidR="00D11EFE">
              <w:fldChar w:fldCharType="end"/>
            </w:r>
          </w:p>
          <w:p w:rsidR="00B03D90" w:rsidRDefault="00B03D90" w14:paraId="083A86D9" w14:textId="7827D9AB">
            <w:pPr>
              <w:pStyle w:val="BodyText"/>
              <w:spacing w:after="16"/>
            </w:pPr>
            <w:r w:rsidR="00B03D90">
              <w:rPr/>
              <w:t xml:space="preserve">Feel free to discuss your topics of interest in </w:t>
            </w:r>
            <w:r w:rsidR="00B03D90">
              <w:rPr/>
              <w:t xml:space="preserve">Discourse, or search online for </w:t>
            </w:r>
            <w:r w:rsidR="00D7126B">
              <w:rPr/>
              <w:t>communities of practice</w:t>
            </w:r>
            <w:r w:rsidR="00B03D90">
              <w:rPr/>
              <w:t xml:space="preserve"> that interest you.</w:t>
            </w:r>
          </w:p>
        </w:tc>
      </w:tr>
    </w:tbl>
    <w:p w:rsidR="00B03D90" w:rsidRDefault="00B03D90" w14:paraId="083A86DB" w14:textId="77777777">
      <w:pPr>
        <w:pStyle w:val="Heading2"/>
      </w:pPr>
      <w:bookmarkStart w:name="X5548c9ac0e0616d3f53aebb62abf89df60f0739" w:id="834"/>
      <w:bookmarkEnd w:id="687"/>
      <w:bookmarkEnd w:id="803"/>
      <w:r>
        <w:t>5.3 Connecting and Learning Through Social Media</w:t>
      </w:r>
    </w:p>
    <w:p w:rsidR="00B03D90" w:rsidRDefault="00B03D90" w14:paraId="083A86DC" w14:textId="77777777">
      <w:pPr>
        <w:pStyle w:val="Heading3"/>
      </w:pPr>
      <w:bookmarkStart w:name="activity-mapping-my-social-network" w:id="835"/>
      <w:r>
        <w:t>5.3.1 Activity: Mapping My Social Network</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000A886A" w14:paraId="083A86EB"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DD" w14:textId="77777777">
            <w:pPr>
              <w:pStyle w:val="FirstParagraph"/>
              <w:spacing w:before="16" w:after="64"/>
            </w:pPr>
          </w:p>
          <w:p w:rsidR="00B03D90" w:rsidRDefault="00B03D90" w14:paraId="083A86DE" w14:textId="7A7ABDC1">
            <w:pPr>
              <w:pStyle w:val="BodyText"/>
              <w:spacing w:before="16"/>
            </w:pPr>
            <w:r w:rsidR="00B03D90">
              <w:rPr/>
              <w:t xml:space="preserve">Online communities are varied and can be categorized by their purpose: social, academic, professional, </w:t>
            </w:r>
            <w:r w:rsidR="00D7126B">
              <w:rPr/>
              <w:t>and so on</w:t>
            </w:r>
            <w:r w:rsidR="00B03D90">
              <w:rPr/>
              <w:t xml:space="preserve">. For this activity, we encourage you to consider </w:t>
            </w:r>
            <w:r w:rsidR="00B03D90">
              <w:rPr/>
              <w:t xml:space="preserve">your purpose </w:t>
            </w:r>
            <w:r w:rsidR="00B03D90">
              <w:rPr/>
              <w:t>in building an online community.</w:t>
            </w:r>
          </w:p>
          <w:p w:rsidR="00B03D90" w:rsidP="000A886A" w:rsidRDefault="00B03D90" w14:paraId="083A86DF" w14:textId="77777777">
            <w:pPr>
              <w:pStyle w:val="Compact"/>
            </w:pPr>
            <w:r w:rsidR="00B03D90">
              <w:rPr/>
              <w:t>What are your goals?</w:t>
            </w:r>
          </w:p>
          <w:p w:rsidR="00B03D90" w:rsidP="000A886A" w:rsidRDefault="00B03D90" w14:paraId="083A86E0" w14:textId="66BBFA7A">
            <w:pPr>
              <w:pStyle w:val="ListBullet2"/>
              <w:rPr/>
            </w:pPr>
            <w:r w:rsidR="00B03D90">
              <w:rPr/>
              <w:t>Do you want to connect with TWU peers internationally and in Canada? Is your focus on academic support</w:t>
            </w:r>
            <w:r w:rsidR="00B03D90">
              <w:rPr/>
              <w:t xml:space="preserve"> or building personal relationships?</w:t>
            </w:r>
          </w:p>
          <w:p w:rsidR="00B03D90" w:rsidP="000A886A" w:rsidRDefault="00B03D90" w14:paraId="083A86E1" w14:textId="30554201">
            <w:pPr>
              <w:pStyle w:val="ListBullet2"/>
              <w:rPr/>
            </w:pPr>
            <w:r w:rsidR="00B03D90">
              <w:rPr/>
              <w:t>Are you interested in the communities that relate to your chosen profession? If so, do a quick search for online communities for a career that interests you (</w:t>
            </w:r>
            <w:r w:rsidR="7D787365">
              <w:rPr/>
              <w:t>e.g.,</w:t>
            </w:r>
            <w:r w:rsidR="00B03D90">
              <w:rPr/>
              <w:t xml:space="preserve"> for businesses: </w:t>
            </w:r>
            <w:r>
              <w:fldChar w:fldCharType="begin"/>
            </w:r>
            <w:r>
              <w:instrText xml:space="preserve">HYPERLINK "https://www.mightynetworks.com/resources/community-platforms" \h</w:instrText>
            </w:r>
            <w:r>
              <w:fldChar w:fldCharType="separate"/>
            </w:r>
            <w:r w:rsidRPr="000A886A" w:rsidR="00B03D90">
              <w:rPr>
                <w:rStyle w:val="Hyperlink"/>
              </w:rPr>
              <w:t>15 Best Online Community Platforms of 2023 (Ranked)</w:t>
            </w:r>
            <w:r w:rsidRPr="000A886A">
              <w:rPr>
                <w:rStyle w:val="Hyperlink"/>
              </w:rPr>
              <w:fldChar w:fldCharType="end"/>
            </w:r>
            <w:r w:rsidR="00B03D90">
              <w:rPr/>
              <w:t>)</w:t>
            </w:r>
            <w:r w:rsidR="528A39A1">
              <w:rPr/>
              <w:t>.</w:t>
            </w:r>
          </w:p>
          <w:p w:rsidR="00B03D90" w:rsidP="000A886A" w:rsidRDefault="00B03D90" w14:paraId="083A86E2" w14:textId="25760BA0">
            <w:pPr>
              <w:pStyle w:val="ListBullet2"/>
              <w:rPr/>
            </w:pPr>
            <w:r w:rsidR="00B03D90">
              <w:rPr/>
              <w:t>Do you want to engage with online communities that align with your personal interests? (e.g.</w:t>
            </w:r>
            <w:r w:rsidR="20B562EB">
              <w:rPr/>
              <w:t>,</w:t>
            </w:r>
            <w:r w:rsidR="00B03D90">
              <w:rPr/>
              <w:t> sports, arts, politics, gardening, coding)</w:t>
            </w:r>
          </w:p>
          <w:p w:rsidR="00B03D90" w:rsidP="000A886A" w:rsidRDefault="00B40DA7" w14:paraId="083A86E4" w14:textId="4C49D886">
            <w:pPr>
              <w:pStyle w:val="ListBullet"/>
              <w:rPr/>
            </w:pPr>
            <w:r w:rsidRPr="000A886A" w:rsidR="00B03D90">
              <w:rPr>
                <w:b w:val="1"/>
                <w:bCs w:val="1"/>
                <w:lang w:val="en-CA"/>
              </w:rPr>
              <w:t>Write</w:t>
            </w:r>
            <w:r w:rsidRPr="000A886A" w:rsidR="2A124141">
              <w:rPr>
                <w:b w:val="1"/>
                <w:bCs w:val="1"/>
              </w:rPr>
              <w:t>:</w:t>
            </w:r>
            <w:r w:rsidR="00B03D90">
              <w:rPr/>
              <w:t xml:space="preserve"> </w:t>
            </w:r>
            <w:r w:rsidR="2A124141">
              <w:rPr/>
              <w:t xml:space="preserve">Write </w:t>
            </w:r>
            <w:r w:rsidR="00B03D90">
              <w:rPr/>
              <w:t>down your goals for joining an online community.</w:t>
            </w:r>
            <w:r w:rsidR="1EA73337">
              <w:rPr/>
              <w:t xml:space="preserve"> </w:t>
            </w:r>
            <w:r w:rsidR="00B03D90">
              <w:rPr/>
              <w:t xml:space="preserve">Next, consider the networks you are currently a part of. You may want to </w:t>
            </w:r>
            <w:r w:rsidR="00B03D90">
              <w:rPr/>
              <w:t>refer back</w:t>
            </w:r>
            <w:r w:rsidR="00B03D90">
              <w:rPr/>
              <w:t xml:space="preserve"> to Unit 1 in which you created a</w:t>
            </w:r>
            <w:r w:rsidR="636E5576">
              <w:rPr/>
              <w:t xml:space="preserve"> Personal Learning Network map</w:t>
            </w:r>
            <w:r w:rsidR="00B03D90">
              <w:rPr/>
              <w:t>.</w:t>
            </w:r>
          </w:p>
          <w:p w:rsidRPr="00941FEC" w:rsidR="00B03D90" w:rsidP="00B47379" w:rsidRDefault="00B40DA7" w14:paraId="083A86E5" w14:textId="2D4F2128">
            <w:pPr>
              <w:pStyle w:val="ListBullet"/>
              <w:rPr/>
            </w:pPr>
            <w:r w:rsidRPr="000A886A" w:rsidR="1EA73337">
              <w:rPr>
                <w:b w:val="1"/>
                <w:bCs w:val="1"/>
              </w:rPr>
              <w:t>Map</w:t>
            </w:r>
            <w:r w:rsidR="1EA73337">
              <w:rPr/>
              <w:t xml:space="preserve">: </w:t>
            </w:r>
            <w:r w:rsidR="00B03D90">
              <w:rPr/>
              <w:t>Now, with a focus on networking</w:t>
            </w:r>
            <w:r w:rsidR="00B03D90">
              <w:rPr/>
              <w:t xml:space="preserve"> create your own Social Map. See the following example from </w:t>
            </w:r>
            <w:r w:rsidRPr="000A886A">
              <w:rPr>
                <w:lang w:val="en-CA" w:eastAsia="en-US"/>
              </w:rPr>
              <w:fldChar w:fldCharType="begin"/>
            </w:r>
            <w:r>
              <w:instrText xml:space="preserve">HYPERLINK "https://www.briansolis.com/about/" \h</w:instrText>
            </w:r>
            <w:r w:rsidRPr="000A886A">
              <w:rPr>
                <w:lang w:val="en-CA" w:eastAsia="en-US"/>
              </w:rPr>
              <w:fldChar w:fldCharType="separate"/>
            </w:r>
            <w:r w:rsidR="00B03D90">
              <w:rPr/>
              <w:t>Brian Solis</w:t>
            </w:r>
            <w:r w:rsidRPr="000A886A">
              <w:rPr>
                <w:lang w:val="en-CA" w:eastAsia="en-US"/>
              </w:rPr>
              <w:fldChar w:fldCharType="end"/>
            </w:r>
            <w:r w:rsidR="00B03D90">
              <w:rPr/>
              <w:t xml:space="preserve">, a digital analyst, </w:t>
            </w:r>
            <w:r w:rsidR="00B03D90">
              <w:rPr/>
              <w:t>anthropologist</w:t>
            </w:r>
            <w:r w:rsidR="00B03D90">
              <w:rPr/>
              <w:t xml:space="preserve"> and author.</w:t>
            </w:r>
          </w:p>
          <w:tbl>
            <w:tblPr>
              <w:tblStyle w:val="Table"/>
              <w:tblW w:w="5000" w:type="pct"/>
              <w:tblLayout w:type="fixed"/>
              <w:tblLook w:val="0000" w:firstRow="0" w:lastRow="0" w:firstColumn="0" w:lastColumn="0" w:noHBand="0" w:noVBand="0"/>
            </w:tblPr>
            <w:tblGrid>
              <w:gridCol w:w="9022"/>
            </w:tblGrid>
            <w:tr w:rsidR="00B03D90" w14:paraId="083A86E9" w14:textId="77777777">
              <w:tc>
                <w:tcPr>
                  <w:tcW w:w="0" w:type="auto"/>
                </w:tcPr>
                <w:p w:rsidRPr="00B47379" w:rsidR="000F7A44" w:rsidRDefault="00B03D90" w14:paraId="62FAB745" w14:textId="7A1B0B4E">
                  <w:pPr>
                    <w:pStyle w:val="ImageCaption"/>
                    <w:spacing w:before="200"/>
                    <w:rPr>
                      <w:i w:val="0"/>
                      <w:iCs/>
                    </w:rPr>
                  </w:pPr>
                  <w:bookmarkStart w:name="fig-2374839848x2769ef5f1a" w:id="871"/>
                  <w:r w:rsidRPr="00B47379">
                    <w:rPr>
                      <w:i w:val="0"/>
                      <w:iCs/>
                    </w:rPr>
                    <w:t>Figure 5.2</w:t>
                  </w:r>
                </w:p>
                <w:p w:rsidR="00B03D90" w:rsidRDefault="00B03D90" w14:paraId="083A86E6" w14:textId="7A8DA68B">
                  <w:pPr>
                    <w:pStyle w:val="ImageCaption"/>
                    <w:spacing w:before="200"/>
                  </w:pPr>
                  <w:r>
                    <w:t>Brian Solis Online</w:t>
                  </w:r>
                  <w:r w:rsidR="000F7A44">
                    <w:t>:</w:t>
                  </w:r>
                  <w:r>
                    <w:t xml:space="preserve"> Social Map</w:t>
                  </w:r>
                </w:p>
                <w:p w:rsidRPr="00B47379" w:rsidR="000F7A44" w:rsidRDefault="000F7A44" w14:paraId="52763AFA" w14:textId="01B92C69">
                  <w:pPr>
                    <w:pStyle w:val="ImageCaption"/>
                    <w:spacing w:before="200"/>
                    <w:rPr>
                      <w:i w:val="0"/>
                      <w:iCs/>
                    </w:rPr>
                  </w:pPr>
                  <w:r>
                    <w:rPr>
                      <w:i w:val="0"/>
                      <w:iCs/>
                    </w:rPr>
                    <w:t>[</w:t>
                  </w:r>
                  <w:r w:rsidRPr="00B47379">
                    <w:rPr>
                      <w:i w:val="0"/>
                      <w:iCs/>
                    </w:rPr>
                    <w:t>Alt text</w:t>
                  </w:r>
                  <w:r>
                    <w:rPr>
                      <w:i w:val="0"/>
                      <w:iCs/>
                    </w:rPr>
                    <w:t>:</w:t>
                  </w:r>
                  <w:r w:rsidRPr="00B47379">
                    <w:rPr>
                      <w:i w:val="0"/>
                      <w:iCs/>
                    </w:rPr>
                    <w:t xml:space="preserve"> Social map showing online connections for B. Solis]</w:t>
                  </w:r>
                </w:p>
                <w:p w:rsidR="000F7A44" w:rsidRDefault="000F7A44" w14:paraId="057548A0" w14:textId="77777777">
                  <w:pPr>
                    <w:pStyle w:val="ImageCaption"/>
                    <w:spacing w:before="200"/>
                  </w:pPr>
                </w:p>
                <w:p w:rsidR="00B03D90" w:rsidRDefault="00B03D90" w14:paraId="083A86E7" w14:textId="77777777">
                  <w:pPr>
                    <w:jc w:val="center"/>
                  </w:pPr>
                  <w:r>
                    <w:rPr>
                      <w:noProof/>
                    </w:rPr>
                    <w:drawing>
                      <wp:inline distT="0" distB="0" distL="0" distR="0" wp14:anchorId="083A876A" wp14:editId="083A876B">
                        <wp:extent cx="3121152" cy="2395728"/>
                        <wp:effectExtent l="0" t="0" r="0" b="0"/>
                        <wp:docPr id="495" name="Picture"/>
                        <wp:cNvGraphicFramePr/>
                        <a:graphic xmlns:a="http://schemas.openxmlformats.org/drawingml/2006/main">
                          <a:graphicData uri="http://schemas.openxmlformats.org/drawingml/2006/picture">
                            <pic:pic xmlns:pic="http://schemas.openxmlformats.org/drawingml/2006/picture">
                              <pic:nvPicPr>
                                <pic:cNvPr id="496" name="Picture" descr="assets/u5/social_map.png"/>
                                <pic:cNvPicPr>
                                  <a:picLocks noChangeAspect="1" noChangeArrowheads="1"/>
                                </pic:cNvPicPr>
                              </pic:nvPicPr>
                              <pic:blipFill>
                                <a:blip r:embed="rId16"/>
                                <a:stretch>
                                  <a:fillRect/>
                                </a:stretch>
                              </pic:blipFill>
                              <pic:spPr bwMode="auto">
                                <a:xfrm>
                                  <a:off x="0" y="0"/>
                                  <a:ext cx="3121152" cy="2395728"/>
                                </a:xfrm>
                                <a:prstGeom prst="rect">
                                  <a:avLst/>
                                </a:prstGeom>
                                <a:noFill/>
                                <a:ln w="9525">
                                  <a:noFill/>
                                  <a:headEnd/>
                                  <a:tailEnd/>
                                </a:ln>
                              </pic:spPr>
                            </pic:pic>
                          </a:graphicData>
                        </a:graphic>
                      </wp:inline>
                    </w:drawing>
                  </w:r>
                </w:p>
                <w:p w:rsidRPr="0076606B" w:rsidR="00901841" w:rsidP="00B47379" w:rsidRDefault="00901841" w14:paraId="2E8C5C9C" w14:textId="7EC2ECD6">
                  <w:r w:rsidRPr="00B47379">
                    <w:rPr>
                      <w:i/>
                      <w:iCs/>
                    </w:rPr>
                    <w:t>Note</w:t>
                  </w:r>
                  <w:r>
                    <w:t xml:space="preserve">: From “Brian Solis Online,” </w:t>
                  </w:r>
                  <w:r w:rsidR="00120911">
                    <w:t>by B. Solis</w:t>
                  </w:r>
                  <w:r w:rsidR="00430629">
                    <w:t xml:space="preserve">, </w:t>
                  </w:r>
                  <w:r>
                    <w:t>Mar</w:t>
                  </w:r>
                  <w:r w:rsidR="00430629">
                    <w:t>ch 30, 2008</w:t>
                  </w:r>
                  <w:r w:rsidR="000F28FC">
                    <w:t xml:space="preserve">, </w:t>
                  </w:r>
                  <w:r w:rsidRPr="00B47379" w:rsidR="000F28FC">
                    <w:rPr>
                      <w:i/>
                      <w:iCs/>
                    </w:rPr>
                    <w:t>@BRIANSOLIS</w:t>
                  </w:r>
                  <w:r w:rsidR="0076606B">
                    <w:t xml:space="preserve"> (</w:t>
                  </w:r>
                  <w:hyperlink w:history="1" r:id="rId17">
                    <w:r w:rsidRPr="00AE6FDF" w:rsidR="0076606B">
                      <w:rPr>
                        <w:rStyle w:val="Hyperlink"/>
                      </w:rPr>
                      <w:t>https://briansolis.com/</w:t>
                    </w:r>
                  </w:hyperlink>
                  <w:r w:rsidR="0076606B">
                    <w:t xml:space="preserve">). </w:t>
                  </w:r>
                  <w:hyperlink w:history="1" r:id="rId18">
                    <w:r w:rsidRPr="0076606B" w:rsidR="0076606B">
                      <w:rPr>
                        <w:rStyle w:val="Hyperlink"/>
                      </w:rPr>
                      <w:t>CC BY 2.0.</w:t>
                    </w:r>
                  </w:hyperlink>
                </w:p>
                <w:p w:rsidR="00B03D90" w:rsidP="00B47379" w:rsidRDefault="00B03D90" w14:paraId="083A86E8" w14:textId="533A9AA3">
                  <w:pPr>
                    <w:pStyle w:val="BlockText"/>
                  </w:pPr>
                </w:p>
              </w:tc>
              <w:bookmarkEnd w:id="871"/>
            </w:tr>
          </w:tbl>
          <w:p w:rsidR="00B03D90" w:rsidP="000A886A" w:rsidRDefault="00B03D90" w14:paraId="083A86EA" w14:textId="4DD88BEF">
            <w:pPr>
              <w:pStyle w:val="ListBullet"/>
              <w:rPr/>
            </w:pPr>
            <w:r w:rsidR="00B03D90">
              <w:rPr/>
              <w:t xml:space="preserve">Finally, </w:t>
            </w:r>
            <w:r w:rsidRPr="000A886A" w:rsidR="00B03D90">
              <w:rPr>
                <w:b w:val="1"/>
                <w:bCs w:val="1"/>
              </w:rPr>
              <w:t>reflect</w:t>
            </w:r>
            <w:r w:rsidR="00B03D90">
              <w:rPr/>
              <w:t xml:space="preserve"> on the social media technologies you use for learning and how </w:t>
            </w:r>
            <w:r w:rsidR="70F74FED">
              <w:rPr/>
              <w:t>these</w:t>
            </w:r>
            <w:r w:rsidR="00B03D90">
              <w:rPr/>
              <w:t xml:space="preserve"> impact</w:t>
            </w:r>
            <w:r w:rsidR="00B03D90">
              <w:rPr/>
              <w:t xml:space="preserve"> </w:t>
            </w:r>
            <w:r w:rsidR="00B03D90">
              <w:rPr/>
              <w:t>your digital footprint and online identity.</w:t>
            </w:r>
          </w:p>
        </w:tc>
      </w:tr>
    </w:tbl>
    <w:p w:rsidR="00B03D90" w:rsidRDefault="00B03D90" w14:paraId="083A86EC" w14:textId="393D0484">
      <w:pPr>
        <w:pStyle w:val="Heading4"/>
      </w:pPr>
      <w:bookmarkStart w:name="collaboration-annotation-tools" w:id="877"/>
      <w:r w:rsidR="00B03D90">
        <w:rPr/>
        <w:t xml:space="preserve">Collaboration </w:t>
      </w:r>
      <w:r w:rsidR="00110456">
        <w:rPr/>
        <w:t xml:space="preserve">and </w:t>
      </w:r>
      <w:r w:rsidR="00B03D90">
        <w:rPr/>
        <w:t>Annotation Tools</w:t>
      </w:r>
    </w:p>
    <w:p w:rsidR="00B03D90" w:rsidRDefault="00B03D90" w14:paraId="083A86ED" w14:textId="77777777">
      <w:pPr>
        <w:pStyle w:val="FirstParagraph"/>
      </w:pPr>
      <w:r>
        <w:t>Another way to join an online community or discussion forum is to annotate the web. Hypothes.is is one tool used at TWU for students to collaborate and discuss online resources.</w:t>
      </w:r>
    </w:p>
    <w:p w:rsidR="00B03D90" w:rsidRDefault="54100C5F" w14:paraId="083A86EE" w14:textId="77A9A7A9">
      <w:pPr>
        <w:pStyle w:val="BodyText"/>
      </w:pPr>
      <w:r w:rsidR="54100C5F">
        <w:rPr/>
        <w:t xml:space="preserve">Hypothes.is an open </w:t>
      </w:r>
      <w:r w:rsidR="54100C5F">
        <w:rPr/>
        <w:t>source</w:t>
      </w:r>
      <w:r w:rsidR="54100C5F">
        <w:rPr/>
        <w:t xml:space="preserve"> platform that allows users to annotate any website, communicate with others, and collaborate with peers.</w:t>
      </w:r>
    </w:p>
    <w:p w:rsidR="00B03D90" w:rsidRDefault="00B03D90" w14:paraId="083A86EF" w14:textId="6713215F">
      <w:pPr>
        <w:pStyle w:val="Heading3"/>
      </w:pPr>
      <w:bookmarkStart w:name="activity-introduction-to-hypothesis" w:id="887"/>
      <w:bookmarkEnd w:id="835"/>
      <w:bookmarkEnd w:id="877"/>
      <w:r>
        <w:t xml:space="preserve">5.3.2 Activity: Introduction </w:t>
      </w:r>
      <w:r w:rsidR="0018632F">
        <w:t>t</w:t>
      </w:r>
      <w:r>
        <w:t>o Hypothes</w:t>
      </w:r>
      <w:r w:rsidR="0018632F">
        <w:t>.</w:t>
      </w:r>
      <w:r>
        <w:t>is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Tr="3B3ACD07" w14:paraId="083A86F7"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B03D90" w:rsidRDefault="00B03D90" w14:paraId="083A86F0" w14:textId="77777777">
            <w:pPr>
              <w:pStyle w:val="FirstParagraph"/>
              <w:spacing w:before="16" w:after="64"/>
            </w:pPr>
          </w:p>
          <w:p w:rsidR="00B03D90" w:rsidP="65EFA36F" w:rsidRDefault="3C331840" w14:paraId="083A86F1" w14:textId="26DFFF51">
            <w:pPr>
              <w:pStyle w:val="ListBullet"/>
              <w:rPr/>
            </w:pPr>
            <w:r w:rsidRPr="65EFA36F" w:rsidR="3C331840">
              <w:rPr>
                <w:b w:val="1"/>
                <w:bCs w:val="1"/>
                <w:lang w:val="en-CA"/>
              </w:rPr>
              <w:t>Read</w:t>
            </w:r>
            <w:r w:rsidR="3C331840">
              <w:rPr/>
              <w:t xml:space="preserve">: </w:t>
            </w:r>
            <w:r w:rsidR="3C331840">
              <w:rPr/>
              <w:t>Go</w:t>
            </w:r>
            <w:r w:rsidR="3C331840">
              <w:rPr/>
              <w:t xml:space="preserve"> to</w:t>
            </w:r>
            <w:r w:rsidR="3C331840">
              <w:rPr/>
              <w:t xml:space="preserve"> the </w:t>
            </w:r>
            <w:r>
              <w:fldChar w:fldCharType="begin"/>
            </w:r>
            <w:r>
              <w:instrText xml:space="preserve">HYPERLINK "https://web.hypothes.is/" \h</w:instrText>
            </w:r>
            <w:r>
              <w:fldChar w:fldCharType="separate"/>
            </w:r>
            <w:r w:rsidRPr="65EFA36F" w:rsidR="3C331840">
              <w:rPr>
                <w:rStyle w:val="Hyperlink"/>
              </w:rPr>
              <w:t>Hypothes.is website</w:t>
            </w:r>
            <w:r w:rsidRPr="65EFA36F">
              <w:rPr>
                <w:rStyle w:val="Hyperlink"/>
              </w:rPr>
              <w:fldChar w:fldCharType="end"/>
            </w:r>
            <w:r w:rsidR="3C331840">
              <w:rPr/>
              <w:t xml:space="preserve"> and have a quick read </w:t>
            </w:r>
            <w:r w:rsidRPr="65EFA36F" w:rsidR="3C331840">
              <w:rPr>
                <w:lang w:val="en-CA"/>
              </w:rPr>
              <w:t>to see</w:t>
            </w:r>
            <w:r w:rsidRPr="65EFA36F" w:rsidR="3C331840">
              <w:rPr>
                <w:lang w:val="en-CA"/>
              </w:rPr>
              <w:t xml:space="preserve"> </w:t>
            </w:r>
            <w:r w:rsidR="3C331840">
              <w:rPr/>
              <w:t>what the tool is and how it works.</w:t>
            </w:r>
          </w:p>
          <w:p w:rsidR="00B03D90" w:rsidP="65EFA36F" w:rsidRDefault="009612DA" w14:paraId="083A86F2" w14:textId="65F4C82D">
            <w:pPr>
              <w:pStyle w:val="ListBullet"/>
              <w:rPr/>
            </w:pPr>
            <w:r w:rsidRPr="65EFA36F" w:rsidR="009612DA">
              <w:rPr>
                <w:b w:val="1"/>
                <w:bCs w:val="1"/>
                <w:lang w:val="en-CA"/>
              </w:rPr>
              <w:t>W</w:t>
            </w:r>
            <w:r w:rsidRPr="65EFA36F" w:rsidR="00B03D90">
              <w:rPr>
                <w:b w:val="1"/>
                <w:bCs w:val="1"/>
                <w:lang w:val="en-CA"/>
              </w:rPr>
              <w:t>atch</w:t>
            </w:r>
            <w:r w:rsidRPr="65EFA36F" w:rsidR="0018632F">
              <w:rPr>
                <w:lang w:val="en-CA"/>
              </w:rPr>
              <w:t>:</w:t>
            </w:r>
            <w:r w:rsidR="00B03D90">
              <w:rPr/>
              <w:t xml:space="preserve"> </w:t>
            </w:r>
            <w:r>
              <w:fldChar w:fldCharType="begin"/>
            </w:r>
            <w:r>
              <w:instrText xml:space="preserve">HYPERLINK "https://www.youtube-nocookie.com/embed/e235JwmmEcQ" \h </w:instrText>
            </w:r>
            <w:r>
              <w:instrText xml:space="preserve">HYPERLINK "https://www.youtube.com/watch?v=e235JwmmEcQ" \h</w:instrText>
            </w:r>
            <w:r>
              <w:fldChar w:fldCharType="separate"/>
            </w:r>
            <w:r w:rsidRPr="65EFA36F" w:rsidR="009612DA">
              <w:rPr>
                <w:rStyle w:val="Hyperlink"/>
                <w:i w:val="1"/>
                <w:iCs w:val="1"/>
              </w:rPr>
              <w:t xml:space="preserve">How to Annotate the Web with </w:t>
            </w:r>
            <w:r w:rsidRPr="65EFA36F" w:rsidR="000737CC">
              <w:rPr>
                <w:rStyle w:val="Hyperlink"/>
                <w:i w:val="1"/>
                <w:iCs w:val="1"/>
              </w:rPr>
              <w:t>H</w:t>
            </w:r>
            <w:r w:rsidRPr="65EFA36F" w:rsidR="009612DA">
              <w:rPr>
                <w:rStyle w:val="Hyperlink"/>
                <w:i w:val="1"/>
                <w:iCs w:val="1"/>
              </w:rPr>
              <w:t>ypothes.is</w:t>
            </w:r>
            <w:r w:rsidRPr="65EFA36F">
              <w:rPr>
                <w:rStyle w:val="Hyperlink"/>
                <w:i w:val="1"/>
                <w:iCs w:val="1"/>
              </w:rPr>
              <w:fldChar w:fldCharType="end"/>
            </w:r>
            <w:r w:rsidRPr="65EFA36F" w:rsidR="00774064">
              <w:rPr>
                <w:rStyle w:val="Hyperlink"/>
                <w:i w:val="1"/>
                <w:iCs w:val="1"/>
              </w:rPr>
              <w:t xml:space="preserve"> </w:t>
            </w:r>
            <w:r w:rsidRPr="65EFA36F">
              <w:rPr>
                <w:rStyle w:val="Hyperlink"/>
                <w:i w:val="1"/>
                <w:iCs w:val="1"/>
              </w:rPr>
              <w:fldChar w:fldCharType="begin"/>
            </w:r>
            <w:r w:rsidRPr="65EFA36F">
              <w:rPr>
                <w:rStyle w:val="Hyperlink"/>
                <w:i w:val="1"/>
                <w:iCs w:val="1"/>
              </w:rPr>
              <w:instrText xml:space="preserve"> ADDIN ZOTERO_ITEM CSL_CITATION {"citationID":"YBK72uSv","properties":{"formattedCitation":"(2017)","plainCitation":"(2017)","noteIndex":0},"citationItems":[{"id":321,"uris":["http://zotero.org/users/14693029/items/YUYK6Z7J"],"itemData":{"id":321,"type":"motion_picture","medium":"Video","note":"author: Digital Writing &amp; Research Lab ||","publisher":"YouTube","title":"How to annotate the web with Hypothes.is","URL":"https://www.youtube.com/watch?v=e235JwmmEcQ","accessed":{"date-parts":[["2024",8,4]]},"issued":{"date-parts":[["2017",10,28]]}},"label":"page","suppress-author":true}],"schema":"https://github.com/citation-style-language/schema/raw/master/csl-citation.json"} </w:instrText>
            </w:r>
            <w:r w:rsidRPr="65EFA36F">
              <w:rPr>
                <w:rStyle w:val="Hyperlink"/>
                <w:i w:val="1"/>
                <w:iCs w:val="1"/>
              </w:rPr>
              <w:fldChar w:fldCharType="separate"/>
            </w:r>
            <w:r w:rsidRPr="65EFA36F" w:rsidR="0018632F">
              <w:rPr>
                <w:rFonts w:ascii="Aptos" w:hAnsi="Aptos"/>
              </w:rPr>
              <w:t>(2017)</w:t>
            </w:r>
            <w:r w:rsidRPr="65EFA36F">
              <w:rPr>
                <w:rStyle w:val="Hyperlink"/>
                <w:i w:val="1"/>
                <w:iCs w:val="1"/>
              </w:rPr>
              <w:fldChar w:fldCharType="end"/>
            </w:r>
          </w:p>
          <w:p w:rsidR="00B03D90" w:rsidRDefault="00836E3C" w14:paraId="083A86F3" w14:textId="77777777">
            <w:pPr>
              <w:pStyle w:val="BodyText"/>
            </w:pPr>
            <w:hyperlink r:id="rId19">
              <w:r w:rsidR="00B03D90">
                <w:rPr>
                  <w:rStyle w:val="Hyperlink"/>
                </w:rPr>
                <w:t>https://www.youtube-nocookie.com/embed/e235JwmmEcQ</w:t>
              </w:r>
            </w:hyperlink>
          </w:p>
          <w:p w:rsidR="00B03D90" w:rsidRDefault="00B03D90" w14:paraId="083A86F4" w14:textId="1D9ACD52">
            <w:pPr>
              <w:pStyle w:val="BodyText"/>
            </w:pPr>
            <w:r w:rsidR="00B03D90">
              <w:rPr/>
              <w:t xml:space="preserve">Finally, skim these articles highlighting the benefits of using annotative tools </w:t>
            </w:r>
            <w:r w:rsidR="0018632F">
              <w:rPr/>
              <w:t xml:space="preserve">such as </w:t>
            </w:r>
            <w:r w:rsidR="00B03D90">
              <w:rPr/>
              <w:t>Hyp</w:t>
            </w:r>
            <w:r w:rsidR="008C5719">
              <w:rPr/>
              <w:t>o</w:t>
            </w:r>
            <w:r w:rsidR="00B03D90">
              <w:rPr/>
              <w:t>thes.is:</w:t>
            </w:r>
          </w:p>
          <w:p w:rsidRPr="00FB443A" w:rsidR="00B03D90" w:rsidP="65EFA36F" w:rsidRDefault="005E3538" w14:paraId="083A86F5" w14:textId="06D5A3D5">
            <w:pPr>
              <w:pStyle w:val="ListBullet2"/>
              <w:rPr>
                <w:sz w:val="20"/>
                <w:szCs w:val="20"/>
                <w:lang w:val="en-CA"/>
              </w:rPr>
            </w:pPr>
            <w:r w:rsidRPr="3B3ACD07">
              <w:rPr>
                <w:rStyle w:val="Hyperlink"/>
                <w:i w:val="1"/>
                <w:iCs w:val="1"/>
                <w:lang w:val="en-CA"/>
              </w:rPr>
              <w:fldChar w:fldCharType="begin"/>
            </w:r>
            <w:ins w:author="Deb Troendle-Scott" w:date="2024-08-20T23:07:00Z" w16du:dateUtc="2024-08-20T15:07:00Z" w:id="2138660932">
              <w:r w:rsidRPr="3B3ACD07">
                <w:rPr>
                  <w:rStyle w:val="Hyperlink"/>
                  <w:lang w:val="en-CA"/>
                </w:rPr>
                <w:instrText xml:space="preserve">HYPERLINK "https://twu.idm.oclc.org/login?url=https://search.ebscohost.com/login.aspx?direct=true&amp;db=edsdoj&amp;AN=edsdoj.12d6cddd34714c51bc1f6f8d6d9dea39&amp;site=eds-live&amp;scope=site" \h </w:instrText>
              </w:r>
            </w:ins>
            <w:del w:author="Deb Troendle-Scott" w:date="2024-08-13T12:55:00Z" w16du:dateUtc="2024-08-13T04:55:00Z" w:id="619851045">
              <w:r w:rsidRPr="3B3ACD07">
                <w:rPr>
                  <w:rStyle w:val="Hyperlink"/>
                  <w:i w:val="1"/>
                  <w:iCs w:val="1"/>
                  <w:lang w:val="en-CA"/>
                </w:rPr>
                <w:delInstrText xml:space="preserve">HYPERLINK "https://twu.idm.oclc.org/login?url=https://search.ebscohost.com/login.aspx?direct=true&amp;db=edsdoj&amp;AN=edsdoj.12d6cddd34714c51bc1f6f8d6d9dea39&amp;site=eds-live&amp;scope=site" \h</w:delInstrText>
              </w:r>
            </w:del>
            <w:r w:rsidRPr="00677832">
              <w:rPr>
                <w:rStyle w:val="Hyperlink"/>
                <w:i/>
                <w:iCs/>
              </w:rPr>
            </w:r>
            <w:r w:rsidRPr="3B3ACD07">
              <w:rPr>
                <w:rStyle w:val="Hyperlink"/>
                <w:i w:val="1"/>
                <w:iCs w:val="1"/>
                <w:lang w:val="en-CA" w:eastAsia="en-US"/>
              </w:rPr>
              <w:fldChar w:fldCharType="separate"/>
            </w:r>
            <w:r w:rsidRPr="3B3ACD07" w:rsidR="00B03D90">
              <w:rPr>
                <w:rStyle w:val="Hyperlink"/>
                <w:i w:val="1"/>
                <w:iCs w:val="1"/>
                <w:lang w:val="en-CA"/>
              </w:rPr>
              <w:t>Sharing Notes Is Encouraged: Annotating and Cocreating with Hypothes.is and Google Docs</w:t>
            </w:r>
            <w:r w:rsidRPr="3B3ACD07">
              <w:rPr>
                <w:rStyle w:val="Hyperlink"/>
                <w:i w:val="1"/>
                <w:iCs w:val="1"/>
                <w:lang w:val="en-CA" w:eastAsia="en-US"/>
              </w:rPr>
              <w:fldChar w:fldCharType="end"/>
            </w:r>
            <w:r w:rsidRPr="00FB443A" w:rsidR="0AB36DA1">
              <w:rPr>
                <w:sz w:val="20"/>
                <w:szCs w:val="20"/>
                <w:lang w:val="en-CA"/>
              </w:rPr>
              <w:t xml:space="preserve"> </w:t>
            </w:r>
            <w:r w:rsidRPr="00FB443A" w:rsidR="00BD57A4">
              <w:rPr>
                <w:sz w:val="20"/>
                <w:szCs w:val="20"/>
                <w:lang w:val="en-CA"/>
              </w:rPr>
              <w:fldChar w:fldCharType="begin"/>
            </w:r>
            <w:r w:rsidRPr="00FB443A" w:rsidR="00BD57A4">
              <w:rPr>
                <w:sz w:val="20"/>
                <w:szCs w:val="20"/>
                <w:lang w:val="en-CA"/>
              </w:rPr>
              <w:instrText xml:space="preserve"> ADDIN ZOTERO_ITEM CSL_CITATION {"citationID":"rb6qS5lZ","properties":{"formattedCitation":"(2021)","plainCitation":"(2021)","noteIndex":0},"citationItems":[{"id":324,"uris":["http://zotero.org/users/14693029/items/JTXIJDKN"],"itemData":{"id":324,"type":"article-journal","container-title":"Journal of Microbiology &amp; Biology Education","DOI":"10.1128/jmbe.v22i1.2135","ISSN":"1935-7877","issue":"1","journalAbbreviation":"J Microbiol Biol Educ","note":"PMID: 33584941\nPMCID: PMC7861205","page":"22.1.2","source":"PubMed Central","title":"Sharing notes is encouraged: Annotating and cocreating with Hypothes.is and Google Docs","title-short":"Sharing Notes Is Encouraged","volume":"22","author":[{"family":"Goller","given":"Carlos C."},{"family":"Vandegrift","given":"Micah"},{"family":"Cross","given":"Will"},{"family":"Smyth","given":"Davida S."}],"issued":{"date-parts":[["2021",1,29]]}},"label":"page","suppress-author":true}],"schema":"https://github.com/citation-style-language/schema/raw/master/csl-citation.json"} </w:instrText>
            </w:r>
            <w:r w:rsidRPr="00FB443A" w:rsidR="00BD57A4">
              <w:rPr>
                <w:sz w:val="20"/>
                <w:szCs w:val="20"/>
                <w:lang w:val="en-CA" w:eastAsia="en-US"/>
              </w:rPr>
              <w:fldChar w:fldCharType="separate"/>
            </w:r>
            <w:r w:rsidRPr="00FB443A" w:rsidR="157C6A12">
              <w:rPr>
                <w:sz w:val="20"/>
                <w:szCs w:val="20"/>
                <w:lang w:val="en-CA"/>
              </w:rPr>
              <w:t>(2021)</w:t>
            </w:r>
            <w:r w:rsidRPr="00FB443A" w:rsidR="00BD57A4">
              <w:rPr>
                <w:sz w:val="20"/>
                <w:szCs w:val="20"/>
                <w:lang w:val="en-CA" w:eastAsia="en-US"/>
              </w:rPr>
              <w:fldChar w:fldCharType="end"/>
            </w:r>
          </w:p>
          <w:p w:rsidRPr="00A52071" w:rsidR="00B03D90" w:rsidP="65EFA36F" w:rsidRDefault="005E3538" w14:paraId="083A86F6" w14:textId="5761573A">
            <w:pPr>
              <w:pStyle w:val="ListBullet2"/>
              <w:rPr>
                <w:sz w:val="20"/>
                <w:szCs w:val="20"/>
                <w:lang w:val="en-CA"/>
              </w:rPr>
            </w:pPr>
            <w:r w:rsidRPr="65EFA36F">
              <w:rPr>
                <w:rStyle w:val="Hyperlink"/>
                <w:i w:val="1"/>
                <w:iCs w:val="1"/>
                <w:lang w:val="en-CA"/>
              </w:rPr>
              <w:fldChar w:fldCharType="begin"/>
            </w:r>
            <w:r w:rsidRPr="65EFA36F">
              <w:rPr>
                <w:rStyle w:val="Hyperlink"/>
                <w:i w:val="1"/>
                <w:iCs w:val="1"/>
                <w:lang w:val="en-CA"/>
              </w:rPr>
              <w:instrText>HYPERLINK "https://www.thescopes.org/assets/scopes/SCOPE_104-Wood_LT9.pdf" \h</w:instrText>
            </w:r>
            <w:r w:rsidRPr="00677832">
              <w:rPr>
                <w:rStyle w:val="Hyperlink"/>
                <w:i/>
                <w:iCs/>
              </w:rPr>
            </w:r>
            <w:r w:rsidRPr="65EFA36F">
              <w:rPr>
                <w:rStyle w:val="Hyperlink"/>
                <w:i w:val="1"/>
                <w:iCs w:val="1"/>
                <w:lang w:val="en-CA" w:eastAsia="en-US"/>
              </w:rPr>
              <w:fldChar w:fldCharType="separate"/>
            </w:r>
            <w:r w:rsidRPr="65EFA36F" w:rsidR="00B03D90">
              <w:rPr>
                <w:rStyle w:val="Hyperlink"/>
                <w:i w:val="1"/>
                <w:iCs w:val="1"/>
                <w:lang w:val="en-CA"/>
              </w:rPr>
              <w:t>Jottings in the Margin</w:t>
            </w:r>
            <w:r w:rsidRPr="65EFA36F" w:rsidR="00B03D90">
              <w:rPr>
                <w:rStyle w:val="Hyperlink"/>
                <w:i w:val="1"/>
                <w:iCs w:val="1"/>
                <w:lang w:val="en-CA"/>
              </w:rPr>
              <w:t>s - Using Digital Annotation to Support 21st Century Learning</w:t>
            </w:r>
            <w:r w:rsidRPr="65EFA36F">
              <w:rPr>
                <w:rStyle w:val="Hyperlink"/>
                <w:i w:val="1"/>
                <w:iCs w:val="1"/>
                <w:lang w:val="en-CA" w:eastAsia="en-US"/>
              </w:rPr>
              <w:fldChar w:fldCharType="end"/>
            </w:r>
            <w:r w:rsidRPr="00FB443A" w:rsidR="3C331840">
              <w:rPr>
                <w:sz w:val="20"/>
                <w:szCs w:val="20"/>
                <w:lang w:val="en-CA"/>
              </w:rPr>
              <w:t xml:space="preserve"> </w:t>
            </w:r>
            <w:r w:rsidRPr="00FB443A" w:rsidR="008C5719">
              <w:rPr>
                <w:sz w:val="20"/>
                <w:szCs w:val="20"/>
                <w:lang w:val="en-CA"/>
              </w:rPr>
              <w:fldChar w:fldCharType="begin"/>
            </w:r>
            <w:r w:rsidR="0096735D">
              <w:rPr>
                <w:sz w:val="20"/>
                <w:szCs w:val="20"/>
                <w:lang w:val="en-CA"/>
              </w:rPr>
              <w:instrText xml:space="preserve"> ADDIN ZOTERO_ITEM CSL_CITATION {"citationID":"gTzI4wyE","properties":{"formattedCitation":"(2020)","plainCitation":"(2020)","noteIndex":0},"citationItems":[{"id":322,"uris":["http://zotero.org/users/14693029/items/GXA9IGBC"],"itemData":{"id":322,"type":"article-journal","container-title":"Scope: Contemporary Research Topics (Learning &amp; Teaching)","DOI":"10.34074/scop.4009006","ISSN":"1179951X, 11799528","issue":"9","journalAbbreviation":"Scope (Learning &amp; Teaching)","page":"104-107","source":"DOI.org (Crossref)","title":"Jottings in the margins – using digital annotation to support 21st century learning","author":[{"family":"Wood","given":"Simonne"}],"issued":{"date-parts":[["2020"]]}},"label":"page","suppress-author":true}],"schema":"https://github.com/citation-style-language/schema/raw/master/csl-citation.json"} </w:instrText>
            </w:r>
            <w:r w:rsidRPr="00FB443A" w:rsidR="008C5719">
              <w:rPr>
                <w:sz w:val="20"/>
                <w:szCs w:val="20"/>
                <w:lang w:val="en-CA" w:eastAsia="en-US"/>
              </w:rPr>
              <w:fldChar w:fldCharType="separate"/>
            </w:r>
            <w:r w:rsidRPr="00FB443A" w:rsidR="008C5719">
              <w:rPr>
                <w:sz w:val="20"/>
                <w:szCs w:val="20"/>
                <w:lang w:val="en-CA"/>
              </w:rPr>
              <w:t>(2020)</w:t>
            </w:r>
            <w:r w:rsidRPr="00FB443A" w:rsidR="008C5719">
              <w:rPr>
                <w:sz w:val="20"/>
                <w:szCs w:val="20"/>
                <w:lang w:val="en-CA" w:eastAsia="en-US"/>
              </w:rPr>
              <w:fldChar w:fldCharType="end"/>
            </w:r>
          </w:p>
        </w:tc>
      </w:tr>
    </w:tbl>
    <w:p w:rsidR="00B03D90" w:rsidDel="00B40FB2" w:rsidRDefault="00B03D90" w14:paraId="083A86F8" w14:textId="1AC3370D">
      <w:pPr>
        <w:pStyle w:val="Heading3"/>
        <w:rPr>
          <w:del w:author="Deb Troendle-Scott" w:date="2024-08-13T11:43:00Z" w16du:dateUtc="2024-08-13T03:43:00Z" w:id="956"/>
        </w:rPr>
      </w:pPr>
      <w:bookmarkStart w:name="Xab420e5efdfb695130b7352a22eed834151c10c" w:id="957"/>
      <w:bookmarkEnd w:id="887"/>
      <w:del w:author="Deb Troendle-Scott" w:date="2024-08-13T11:43:00Z" w16du:dateUtc="2024-08-13T03:43:00Z" w:id="958">
        <w:r w:rsidDel="00B40FB2">
          <w:delText xml:space="preserve">5.3.3 Activity: Annotating </w:delText>
        </w:r>
      </w:del>
      <w:del w:author="Deb Troendle-Scott" w:date="2024-08-04T17:20:00Z" w:id="959">
        <w:r w:rsidDel="00BD57A4">
          <w:delText>&amp;</w:delText>
        </w:r>
      </w:del>
      <w:del w:author="Deb Troendle-Scott" w:date="2024-08-13T11:43:00Z" w16du:dateUtc="2024-08-13T03:43:00Z" w:id="960">
        <w:r w:rsidDel="00B40FB2">
          <w:delText xml:space="preserve"> Collaborating in Hypothes.is</w:delText>
        </w:r>
      </w:del>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Del="00B40FB2" w:rsidTr="3C331840" w14:paraId="083A8701" w14:textId="6D34F064">
        <w:trPr>
          <w:cantSplit/>
          <w:del w:author="Deb Troendle-Scott" w:date="2024-08-13T11:43:00Z" w:id="961"/>
        </w:trPr>
        <w:tc>
          <w:tcPr>
            <w:tcW w:w="0" w:type="auto"/>
            <w:tcMar>
              <w:left w:w="144" w:type="dxa"/>
            </w:tcMar>
          </w:tcPr>
          <w:p w:rsidR="00B03D90" w:rsidDel="00B40FB2" w:rsidRDefault="00B03D90" w14:paraId="083A86F9" w14:textId="4E23B5CE">
            <w:pPr>
              <w:pStyle w:val="FirstParagraph"/>
              <w:spacing w:before="16" w:after="64"/>
              <w:rPr>
                <w:del w:author="Deb Troendle-Scott" w:date="2024-08-13T11:43:00Z" w16du:dateUtc="2024-08-13T03:43:00Z" w:id="962"/>
              </w:rPr>
            </w:pPr>
          </w:p>
          <w:p w:rsidR="00B03D90" w:rsidDel="00B40FB2" w:rsidRDefault="00B03D90" w14:paraId="083A86FA" w14:textId="393AC109">
            <w:pPr>
              <w:pStyle w:val="BodyText"/>
              <w:spacing w:before="16"/>
              <w:rPr>
                <w:del w:author="Deb Troendle-Scott" w:date="2024-08-13T11:43:00Z" w16du:dateUtc="2024-08-13T03:43:00Z" w:id="963"/>
              </w:rPr>
            </w:pPr>
            <w:del w:author="Deb Troendle-Scott" w:date="2024-08-13T11:43:00Z" w16du:dateUtc="2024-08-13T03:43:00Z" w:id="964">
              <w:r w:rsidDel="00B40FB2">
                <w:delText>In this activity, we will practice using Hypothes.is by annotating an article on the difference between digital skills and digital literacies.</w:delText>
              </w:r>
            </w:del>
          </w:p>
          <w:p w:rsidRPr="00AC556A" w:rsidR="00B03D90" w:rsidDel="00B40FB2" w:rsidRDefault="00B03D90" w14:paraId="083A86FB" w14:textId="6354CFBB">
            <w:pPr>
              <w:rPr>
                <w:del w:author="Deb Troendle-Scott" w:date="2024-08-13T11:43:00Z" w16du:dateUtc="2024-08-13T03:43:00Z" w:id="965"/>
                <w:rPrChange w:author="Deb Troendle-Scott" w:date="2024-08-05T11:55:00Z" w16du:dateUtc="2024-08-05T03:55:00Z" w:id="966">
                  <w:rPr>
                    <w:del w:author="Deb Troendle-Scott" w:date="2024-08-13T11:43:00Z" w16du:dateUtc="2024-08-13T03:43:00Z" w:id="967"/>
                    <w:rStyle w:val="Hyperlink"/>
                    <w:kern w:val="2"/>
                    <w:sz w:val="24"/>
                    <w:szCs w:val="24"/>
                    <w:lang w:val="en-CA" w:eastAsia="en-US"/>
                    <w14:ligatures w14:val="standardContextual"/>
                  </w:rPr>
                </w:rPrChange>
              </w:rPr>
              <w:pPrChange w:author="Deb Troendle-Scott" w:date="2024-08-05T11:53:00Z" w16du:dateUtc="2024-08-05T03:53:00Z" w:id="968">
                <w:pPr>
                  <w:pStyle w:val="Compact"/>
                  <w:numPr>
                    <w:numId w:val="17"/>
                  </w:numPr>
                  <w:ind w:left="720" w:hanging="360"/>
                </w:pPr>
              </w:pPrChange>
            </w:pPr>
            <w:del w:author="Deb Troendle-Scott" w:date="2024-08-05T11:55:00Z" w16du:dateUtc="2024-08-05T03:55:00Z" w:id="969">
              <w:r w:rsidRPr="00AC556A" w:rsidDel="00AC556A">
                <w:delText>R</w:delText>
              </w:r>
            </w:del>
            <w:del w:author="Deb Troendle-Scott" w:date="2024-08-13T11:43:00Z" w16du:dateUtc="2024-08-13T03:43:00Z" w:id="970">
              <w:r w:rsidRPr="00AC556A" w:rsidDel="00B40FB2">
                <w:delText xml:space="preserve">ead the Hypothes.is </w:delText>
              </w:r>
            </w:del>
            <w:del w:author="Deb Troendle-Scott" w:date="2024-08-05T11:53:00Z" w16du:dateUtc="2024-08-05T03:53:00Z" w:id="971">
              <w:r w:rsidRPr="00AC556A" w:rsidDel="00AC556A" w:rsidR="005E3538">
                <w:rPr>
                  <w:kern w:val="2"/>
                  <w:lang w:val="en-CA"/>
                  <w14:ligatures w14:val="standardContextual"/>
                </w:rPr>
                <w:fldChar w:fldCharType="begin"/>
              </w:r>
              <w:r w:rsidRPr="00AC556A" w:rsidDel="00AC556A" w:rsidR="005E3538">
                <w:rPr>
                  <w:kern w:val="2"/>
                  <w:lang w:val="en-CA"/>
                  <w14:ligatures w14:val="standardContextual"/>
                  <w:rPrChange w:author="Deb Troendle-Scott" w:date="2024-08-05T11:55:00Z" w16du:dateUtc="2024-08-05T03:55:00Z" w:id="972">
                    <w:rPr>
                      <w:i/>
                      <w:iCs/>
                    </w:rPr>
                  </w:rPrChange>
                </w:rPr>
                <w:delInstrText>HYPERLINK "https://web.hypothes.is/quick-start-guide-for-students/" \h</w:delInstrText>
              </w:r>
              <w:r w:rsidRPr="00AC556A" w:rsidDel="00AC556A" w:rsidR="005E3538">
                <w:rPr>
                  <w:kern w:val="2"/>
                  <w:lang w:val="en-CA"/>
                  <w14:ligatures w14:val="standardContextual"/>
                </w:rPr>
                <w:fldChar w:fldCharType="separate"/>
              </w:r>
              <w:r w:rsidRPr="00AC556A" w:rsidDel="00AC556A">
                <w:rPr>
                  <w:rStyle w:val="Hyperlink"/>
                </w:rPr>
                <w:delText>Quick</w:delText>
              </w:r>
            </w:del>
            <w:del w:author="Deb Troendle-Scott" w:date="2024-08-04T17:21:00Z" w:id="973">
              <w:r w:rsidRPr="00AC556A" w:rsidDel="3C331840">
                <w:rPr>
                  <w:rStyle w:val="Hyperlink"/>
                </w:rPr>
                <w:delText xml:space="preserve"> s</w:delText>
              </w:r>
            </w:del>
            <w:del w:author="Deb Troendle-Scott" w:date="2024-08-05T11:53:00Z" w16du:dateUtc="2024-08-05T03:53:00Z" w:id="974">
              <w:r w:rsidRPr="00AC556A" w:rsidDel="00AC556A">
                <w:rPr>
                  <w:rStyle w:val="Hyperlink"/>
                </w:rPr>
                <w:delText xml:space="preserve">tart </w:delText>
              </w:r>
            </w:del>
            <w:del w:author="Deb Troendle-Scott" w:date="2024-08-04T17:21:00Z" w:id="975">
              <w:r w:rsidRPr="00AC556A" w:rsidDel="3C331840">
                <w:rPr>
                  <w:rStyle w:val="Hyperlink"/>
                </w:rPr>
                <w:delText>g</w:delText>
              </w:r>
            </w:del>
            <w:del w:author="Deb Troendle-Scott" w:date="2024-08-05T11:53:00Z" w16du:dateUtc="2024-08-05T03:53:00Z" w:id="976">
              <w:r w:rsidRPr="00AC556A" w:rsidDel="00AC556A">
                <w:rPr>
                  <w:rStyle w:val="Hyperlink"/>
                </w:rPr>
                <w:delText xml:space="preserve">uide for </w:delText>
              </w:r>
            </w:del>
            <w:del w:author="Deb Troendle-Scott" w:date="2024-08-04T17:21:00Z" w:id="977">
              <w:r w:rsidRPr="00AC556A" w:rsidDel="3C331840">
                <w:rPr>
                  <w:rStyle w:val="Hyperlink"/>
                </w:rPr>
                <w:delText>s</w:delText>
              </w:r>
            </w:del>
            <w:del w:author="Deb Troendle-Scott" w:date="2024-08-05T11:53:00Z" w16du:dateUtc="2024-08-05T03:53:00Z" w:id="978">
              <w:r w:rsidRPr="00AC556A" w:rsidDel="00AC556A">
                <w:rPr>
                  <w:rStyle w:val="Hyperlink"/>
                </w:rPr>
                <w:delText>tudents</w:delText>
              </w:r>
              <w:r w:rsidRPr="00AC556A" w:rsidDel="00AC556A" w:rsidR="005E3538">
                <w:rPr>
                  <w:kern w:val="2"/>
                  <w:lang w:val="en-CA"/>
                  <w14:ligatures w14:val="standardContextual"/>
                  <w:rPrChange w:author="Deb Troendle-Scott" w:date="2024-08-05T11:55:00Z" w16du:dateUtc="2024-08-05T03:55:00Z" w:id="979">
                    <w:rPr>
                      <w:rStyle w:val="Hyperlink"/>
                      <w:i/>
                      <w:iCs/>
                    </w:rPr>
                  </w:rPrChange>
                </w:rPr>
                <w:fldChar w:fldCharType="end"/>
              </w:r>
            </w:del>
          </w:p>
          <w:p w:rsidR="00B03D90" w:rsidDel="00B40FB2" w:rsidRDefault="00B03D90" w14:paraId="083A86FC" w14:textId="112D27E4">
            <w:pPr>
              <w:pStyle w:val="Compact"/>
              <w:rPr>
                <w:del w:author="Deb Troendle-Scott" w:date="2024-08-13T11:43:00Z" w16du:dateUtc="2024-08-13T03:43:00Z" w:id="980"/>
              </w:rPr>
              <w:pPrChange w:author="Deb Troendle Scott" w:date="2024-08-05T03:46:00Z" w:id="981">
                <w:pPr>
                  <w:pStyle w:val="Compact"/>
                  <w:numPr>
                    <w:numId w:val="17"/>
                  </w:numPr>
                  <w:ind w:left="720" w:hanging="360"/>
                </w:pPr>
              </w:pPrChange>
            </w:pPr>
            <w:del w:author="Deb Troendle-Scott" w:date="2024-08-04T17:21:00Z" w:id="982">
              <w:r w:rsidDel="3C331840">
                <w:delText>C</w:delText>
              </w:r>
            </w:del>
            <w:ins w:author="Deb Troendle Scott" w:date="2024-08-05T03:46:00Z" w:id="983">
              <w:del w:author="Deb Troendle-Scott" w:date="2024-08-13T11:43:00Z" w16du:dateUtc="2024-08-13T03:43:00Z" w:id="984">
                <w:r w:rsidDel="00B40FB2" w:rsidR="3C331840">
                  <w:delText xml:space="preserve"> </w:delText>
                </w:r>
              </w:del>
            </w:ins>
            <w:del w:author="Deb Troendle-Scott" w:date="2024-08-13T11:43:00Z" w16du:dateUtc="2024-08-13T03:43:00Z" w:id="985">
              <w:r w:rsidDel="00B40FB2">
                <w:delText xml:space="preserve">reate an account on Hypothes.is. We recommend that you use the Chrome browser and install the Hypothes.is extension. Alternatively, you can annotate web pages directly from the Hypothes.is website by pasting the link into the text area after you have logged into the site. If you are working on a mobile device, please follow these instructions: </w:delText>
              </w:r>
              <w:r w:rsidRPr="3C331840" w:rsidDel="00B40FB2" w:rsidR="005E3538">
                <w:fldChar w:fldCharType="begin"/>
              </w:r>
              <w:r w:rsidRPr="3C331840" w:rsidDel="00B40FB2" w:rsidR="005E3538">
                <w:rPr>
                  <w:i/>
                  <w:iCs/>
                </w:rPr>
                <w:delInstrText>HYPERLINK "https://web.hypothes.is/help/how-to-use-hypothesis-on-mobile-devices/" \h</w:delInstrText>
              </w:r>
              <w:r w:rsidRPr="3C331840" w:rsidDel="00B40FB2" w:rsidR="005E3538">
                <w:fldChar w:fldCharType="separate"/>
              </w:r>
              <w:r w:rsidRPr="3C331840" w:rsidDel="00B40FB2">
                <w:rPr>
                  <w:rStyle w:val="Hyperlink"/>
                  <w:i/>
                  <w:iCs/>
                  <w:rPrChange w:author="Deb Troendle-Scott" w:date="2024-08-04T17:22:00Z" w:id="986">
                    <w:rPr>
                      <w:rStyle w:val="Hyperlink"/>
                    </w:rPr>
                  </w:rPrChange>
                </w:rPr>
                <w:delText xml:space="preserve">How to use Hypothes.is on </w:delText>
              </w:r>
            </w:del>
            <w:del w:author="Deb Troendle-Scott" w:date="2024-08-04T17:22:00Z" w:id="987">
              <w:r w:rsidRPr="3C331840" w:rsidDel="3C331840">
                <w:rPr>
                  <w:rStyle w:val="Hyperlink"/>
                  <w:i/>
                  <w:iCs/>
                  <w:rPrChange w:author="Deb Troendle-Scott" w:date="2024-08-04T17:22:00Z" w:id="988">
                    <w:rPr>
                      <w:rStyle w:val="Hyperlink"/>
                    </w:rPr>
                  </w:rPrChange>
                </w:rPr>
                <w:delText>m</w:delText>
              </w:r>
            </w:del>
            <w:del w:author="Deb Troendle-Scott" w:date="2024-08-13T11:43:00Z" w16du:dateUtc="2024-08-13T03:43:00Z" w:id="989">
              <w:r w:rsidRPr="3C331840" w:rsidDel="00B40FB2">
                <w:rPr>
                  <w:rStyle w:val="Hyperlink"/>
                  <w:i/>
                  <w:iCs/>
                  <w:rPrChange w:author="Deb Troendle-Scott" w:date="2024-08-04T17:22:00Z" w:id="990">
                    <w:rPr>
                      <w:rStyle w:val="Hyperlink"/>
                    </w:rPr>
                  </w:rPrChange>
                </w:rPr>
                <w:delText xml:space="preserve">obile </w:delText>
              </w:r>
            </w:del>
            <w:del w:author="Deb Troendle-Scott" w:date="2024-08-04T17:22:00Z" w:id="991">
              <w:r w:rsidRPr="3C331840" w:rsidDel="3C331840">
                <w:rPr>
                  <w:rStyle w:val="Hyperlink"/>
                  <w:i/>
                  <w:iCs/>
                  <w:rPrChange w:author="Deb Troendle-Scott" w:date="2024-08-04T17:22:00Z" w:id="992">
                    <w:rPr>
                      <w:rStyle w:val="Hyperlink"/>
                    </w:rPr>
                  </w:rPrChange>
                </w:rPr>
                <w:delText>d</w:delText>
              </w:r>
            </w:del>
            <w:del w:author="Deb Troendle-Scott" w:date="2024-08-13T11:43:00Z" w16du:dateUtc="2024-08-13T03:43:00Z" w:id="993">
              <w:r w:rsidRPr="3C331840" w:rsidDel="00B40FB2">
                <w:rPr>
                  <w:rStyle w:val="Hyperlink"/>
                  <w:i/>
                  <w:iCs/>
                  <w:rPrChange w:author="Deb Troendle-Scott" w:date="2024-08-04T17:22:00Z" w:id="994">
                    <w:rPr>
                      <w:rStyle w:val="Hyperlink"/>
                    </w:rPr>
                  </w:rPrChange>
                </w:rPr>
                <w:delText>evices</w:delText>
              </w:r>
              <w:r w:rsidRPr="3C331840" w:rsidDel="00B40FB2" w:rsidR="005E3538">
                <w:rPr>
                  <w:rStyle w:val="Hyperlink"/>
                  <w:i/>
                  <w:iCs/>
                </w:rPr>
                <w:fldChar w:fldCharType="end"/>
              </w:r>
              <w:r w:rsidDel="00B40FB2">
                <w:delText>.</w:delText>
              </w:r>
            </w:del>
          </w:p>
          <w:p w:rsidR="00B03D90" w:rsidDel="00B40FB2" w:rsidRDefault="00B03D90" w14:paraId="083A86FD" w14:textId="0FADFFEA">
            <w:pPr>
              <w:pStyle w:val="Compact"/>
              <w:numPr>
                <w:ilvl w:val="0"/>
                <w:numId w:val="32"/>
              </w:numPr>
              <w:rPr>
                <w:del w:author="Deb Troendle-Scott" w:date="2024-08-13T11:43:00Z" w16du:dateUtc="2024-08-13T03:43:00Z" w:id="995"/>
              </w:rPr>
              <w:pPrChange w:author="Deb Troendle-Scott" w:date="2024-08-04T17:21:00Z" w:id="996">
                <w:pPr>
                  <w:pStyle w:val="Compact"/>
                  <w:numPr>
                    <w:numId w:val="17"/>
                  </w:numPr>
                  <w:ind w:left="720" w:hanging="360"/>
                </w:pPr>
              </w:pPrChange>
            </w:pPr>
            <w:del w:author="Deb Troendle-Scott" w:date="2024-08-13T11:43:00Z" w16du:dateUtc="2024-08-13T03:43:00Z" w:id="997">
              <w:r w:rsidRPr="002A5413" w:rsidDel="00B40FB2">
                <w:rPr>
                  <w:b/>
                  <w:bCs/>
                  <w:rPrChange w:author="Deb Troendle-Scott" w:date="2024-08-04T17:23:00Z" w:id="998">
                    <w:rPr/>
                  </w:rPrChange>
                </w:rPr>
                <w:delText>Read</w:delText>
              </w:r>
            </w:del>
            <w:del w:author="Deb Troendle-Scott" w:date="2024-08-04T17:22:00Z" w:id="999">
              <w:r w:rsidDel="002A5413">
                <w:delText xml:space="preserve"> the following article</w:delText>
              </w:r>
            </w:del>
            <w:del w:author="Deb Troendle-Scott" w:date="2024-08-13T11:43:00Z" w16du:dateUtc="2024-08-13T03:43:00Z" w:id="1000">
              <w:r w:rsidDel="00B40FB2">
                <w:delText xml:space="preserve">: </w:delText>
              </w:r>
              <w:r w:rsidRPr="00334EB5" w:rsidDel="00B40FB2" w:rsidR="005E3538">
                <w:rPr>
                  <w:i/>
                  <w:iCs/>
                  <w:rPrChange w:author="Deb Troendle-Scott" w:date="2024-08-04T17:24:00Z" w:id="1001">
                    <w:rPr/>
                  </w:rPrChange>
                </w:rPr>
                <w:fldChar w:fldCharType="begin"/>
              </w:r>
              <w:r w:rsidRPr="00334EB5" w:rsidDel="00B40FB2" w:rsidR="005E3538">
                <w:rPr>
                  <w:i/>
                  <w:iCs/>
                  <w:rPrChange w:author="Deb Troendle-Scott" w:date="2024-08-04T17:24:00Z" w:id="1002">
                    <w:rPr/>
                  </w:rPrChange>
                </w:rPr>
                <w:delInstrText>HYPERLINK "https://www.literacyworldwide.org/blog/literacy-now/2016/02/03/knowing-the-difference-between-digital-skills-and-digital-literacies-and-teaching-both" \h</w:delInstrText>
              </w:r>
              <w:r w:rsidRPr="00677832" w:rsidDel="00B40FB2" w:rsidR="005E3538">
                <w:rPr>
                  <w:i/>
                  <w:iCs/>
                </w:rPr>
              </w:r>
              <w:r w:rsidRPr="00334EB5" w:rsidDel="00B40FB2" w:rsidR="005E3538">
                <w:rPr>
                  <w:i/>
                  <w:iCs/>
                  <w:rPrChange w:author="Deb Troendle-Scott" w:date="2024-08-04T17:24:00Z" w:id="1003">
                    <w:rPr>
                      <w:rStyle w:val="Hyperlink"/>
                    </w:rPr>
                  </w:rPrChange>
                </w:rPr>
                <w:fldChar w:fldCharType="separate"/>
              </w:r>
              <w:r w:rsidRPr="00334EB5" w:rsidDel="00B40FB2">
                <w:rPr>
                  <w:rStyle w:val="Hyperlink"/>
                  <w:i/>
                  <w:iCs/>
                  <w:rPrChange w:author="Deb Troendle-Scott" w:date="2024-08-04T17:24:00Z" w:id="1004">
                    <w:rPr>
                      <w:rStyle w:val="Hyperlink"/>
                    </w:rPr>
                  </w:rPrChange>
                </w:rPr>
                <w:delText>Knowing the Difference Between Digital Skills and Digital Literacies, and Teaching Both</w:delText>
              </w:r>
              <w:r w:rsidRPr="00334EB5" w:rsidDel="00B40FB2" w:rsidR="005E3538">
                <w:rPr>
                  <w:rStyle w:val="Hyperlink"/>
                  <w:i/>
                  <w:iCs/>
                  <w:rPrChange w:author="Deb Troendle-Scott" w:date="2024-08-04T17:24:00Z" w:id="1005">
                    <w:rPr>
                      <w:rStyle w:val="Hyperlink"/>
                    </w:rPr>
                  </w:rPrChange>
                </w:rPr>
                <w:fldChar w:fldCharType="end"/>
              </w:r>
              <w:r w:rsidDel="00B40FB2" w:rsidR="00A90AA5">
                <w:rPr>
                  <w:rStyle w:val="Hyperlink"/>
                  <w:i/>
                  <w:iCs/>
                </w:rPr>
                <w:fldChar w:fldCharType="begin"/>
              </w:r>
              <w:r w:rsidDel="00B40FB2" w:rsidR="00A90AA5">
                <w:rPr>
                  <w:rStyle w:val="Hyperlink"/>
                  <w:i/>
                  <w:iCs/>
                </w:rPr>
                <w:delInstrText xml:space="preserve"> ADDIN ZOTERO_ITEM CSL_CITATION {"citationID":"p0cIyyaY","properties":{"formattedCitation":"(2016)","plainCitation":"(2016)","noteIndex":0},"citationItems":[{"id":327,"uris":["http://zotero.org/users/14693029/items/IG9WFMAH"],"itemData":{"id":327,"type":"webpage","title":"Knowing the difference between digital skills and digital literacies, and teaching both","URL":"https://www.literacyworldwide.org/blog/literacy-now/2016/02/03/knowing-the-difference-between-digital-skills-and-digital-literacies-and-teaching-both","author":[{"family":"Bali","given":"M."}],"accessed":{"date-parts":[["2024",8,4]]},"issued":{"date-parts":[["2016",2,3]]}},"label":"page","suppress-author":true}],"schema":"https://github.com/citation-style-language/schema/raw/master/csl-citation.json"} </w:delInstrText>
              </w:r>
              <w:r w:rsidDel="00B40FB2" w:rsidR="00A90AA5">
                <w:rPr>
                  <w:rStyle w:val="Hyperlink"/>
                  <w:i/>
                  <w:iCs/>
                </w:rPr>
                <w:fldChar w:fldCharType="separate"/>
              </w:r>
              <w:r w:rsidRPr="00A90AA5" w:rsidDel="00B40FB2" w:rsidR="00A90AA5">
                <w:rPr>
                  <w:rFonts w:ascii="Aptos" w:hAnsi="Aptos"/>
                </w:rPr>
                <w:delText>(2016)</w:delText>
              </w:r>
              <w:r w:rsidDel="00B40FB2" w:rsidR="00A90AA5">
                <w:rPr>
                  <w:rStyle w:val="Hyperlink"/>
                  <w:i/>
                  <w:iCs/>
                </w:rPr>
                <w:fldChar w:fldCharType="end"/>
              </w:r>
              <w:r w:rsidDel="00B40FB2">
                <w:delText>.</w:delText>
              </w:r>
            </w:del>
          </w:p>
          <w:p w:rsidR="00B03D90" w:rsidDel="00267AA3" w:rsidRDefault="00B03D90" w14:paraId="083A86FE" w14:textId="17E40BDA">
            <w:pPr>
              <w:pStyle w:val="Compact"/>
              <w:numPr>
                <w:ilvl w:val="0"/>
                <w:numId w:val="32"/>
              </w:numPr>
              <w:rPr>
                <w:del w:author="Deb Troendle-Scott" w:date="2024-08-04T17:31:00Z" w:id="1006"/>
              </w:rPr>
              <w:pPrChange w:author="Deb Troendle-Scott" w:date="2024-08-04T17:21:00Z" w:id="1007">
                <w:pPr>
                  <w:pStyle w:val="Compact"/>
                  <w:numPr>
                    <w:numId w:val="17"/>
                  </w:numPr>
                  <w:ind w:left="720" w:hanging="360"/>
                </w:pPr>
              </w:pPrChange>
            </w:pPr>
            <w:del w:author="Deb Troendle-Scott" w:date="2024-08-13T11:43:00Z" w16du:dateUtc="2024-08-13T03:43:00Z" w:id="1008">
              <w:r w:rsidDel="00B40FB2">
                <w:delText xml:space="preserve">Activate </w:delText>
              </w:r>
            </w:del>
            <w:del w:author="Deb Troendle-Scott" w:date="2024-08-04T17:26:00Z" w:id="1009">
              <w:r w:rsidDel="00A90AA5">
                <w:delText xml:space="preserve">the </w:delText>
              </w:r>
            </w:del>
            <w:del w:author="Deb Troendle-Scott" w:date="2024-08-13T11:43:00Z" w16du:dateUtc="2024-08-13T03:43:00Z" w:id="1010">
              <w:r w:rsidDel="00B40FB2">
                <w:delText xml:space="preserve">annotations after logging in to Hypothes.is and click </w:delText>
              </w:r>
            </w:del>
            <w:del w:author="Deb Troendle-Scott" w:date="2024-08-04T17:26:00Z" w:id="1011">
              <w:r w:rsidDel="00A90AA5">
                <w:delText xml:space="preserve">on </w:delText>
              </w:r>
            </w:del>
            <w:del w:author="Deb Troendle-Scott" w:date="2024-08-13T11:43:00Z" w16du:dateUtc="2024-08-13T03:43:00Z" w:id="1012">
              <w:r w:rsidDel="00B40FB2">
                <w:delText>the search icon</w:delText>
              </w:r>
            </w:del>
            <w:del w:author="Deb Troendle-Scott" w:date="2024-08-04T17:28:00Z" w:id="1013">
              <w:r w:rsidDel="005427DE">
                <w:delText xml:space="preserve"> () and e</w:delText>
              </w:r>
            </w:del>
            <w:del w:author="Deb Troendle-Scott" w:date="2024-08-13T11:43:00Z" w16du:dateUtc="2024-08-13T03:43:00Z" w:id="1014">
              <w:r w:rsidDel="00B40FB2">
                <w:delText>nter the course code (</w:delText>
              </w:r>
            </w:del>
            <w:del w:author="Deb Troendle-Scott" w:date="2024-08-04T17:30:00Z" w:id="1015">
              <w:r w:rsidDel="00267AA3">
                <w:delText>LiDA101</w:delText>
              </w:r>
            </w:del>
            <w:del w:author="Deb Troendle-Scott" w:date="2024-08-13T11:43:00Z" w16du:dateUtc="2024-08-13T03:43:00Z" w:id="1016">
              <w:r w:rsidDel="00B40FB2">
                <w:delText>) to filter posts for this course from the public feed.</w:delText>
              </w:r>
            </w:del>
          </w:p>
          <w:p w:rsidR="00B03D90" w:rsidDel="00B40FB2" w:rsidRDefault="00B03D90" w14:paraId="083A86FF" w14:textId="5EAD325D">
            <w:pPr>
              <w:pStyle w:val="Compact"/>
              <w:numPr>
                <w:ilvl w:val="0"/>
                <w:numId w:val="32"/>
              </w:numPr>
              <w:rPr>
                <w:del w:author="Deb Troendle-Scott" w:date="2024-08-13T11:43:00Z" w16du:dateUtc="2024-08-13T03:43:00Z" w:id="1017"/>
              </w:rPr>
              <w:pPrChange w:author="Deb Troendle-Scott" w:date="2024-08-04T17:21:00Z" w:id="1018">
                <w:pPr>
                  <w:pStyle w:val="Compact"/>
                  <w:numPr>
                    <w:numId w:val="17"/>
                  </w:numPr>
                  <w:ind w:left="720" w:hanging="360"/>
                </w:pPr>
              </w:pPrChange>
            </w:pPr>
            <w:del w:author="Deb Troendle-Scott" w:date="2024-08-04T17:31:00Z" w:id="1019">
              <w:r w:rsidDel="00267AA3">
                <w:delText>A</w:delText>
              </w:r>
            </w:del>
            <w:del w:author="Deb Troendle-Scott" w:date="2024-08-13T11:43:00Z" w16du:dateUtc="2024-08-13T03:43:00Z" w:id="1020">
              <w:r w:rsidDel="00B40FB2">
                <w:delText>nnotate or reply to posts by visiting the annotation page (</w:delText>
              </w:r>
            </w:del>
            <w:del w:author="Deb Troendle-Scott" w:date="2024-08-04T17:30:00Z" w:id="1021">
              <w:r w:rsidDel="00267AA3">
                <w:delText>Y</w:delText>
              </w:r>
            </w:del>
            <w:del w:author="Deb Troendle-Scott" w:date="2024-08-13T11:43:00Z" w16du:dateUtc="2024-08-13T03:43:00Z" w:id="1022">
              <w:r w:rsidDel="00B40FB2">
                <w:delText>ou will need to be logged into the Hypothes.is site to post</w:delText>
              </w:r>
            </w:del>
            <w:del w:author="Deb Troendle-Scott" w:date="2024-08-04T17:30:00Z" w:id="1023">
              <w:r w:rsidDel="00267AA3">
                <w:delText>.</w:delText>
              </w:r>
            </w:del>
            <w:del w:author="Deb Troendle-Scott" w:date="2024-08-13T11:43:00Z" w16du:dateUtc="2024-08-13T03:43:00Z" w:id="1024">
              <w:r w:rsidDel="00B40FB2">
                <w:delText>)</w:delText>
              </w:r>
            </w:del>
          </w:p>
          <w:p w:rsidR="00B03D90" w:rsidDel="00B40FB2" w:rsidRDefault="00B03D90" w14:paraId="083A8700" w14:textId="03CD2FE5">
            <w:pPr>
              <w:pStyle w:val="Compact"/>
              <w:ind w:left="360"/>
              <w:rPr>
                <w:del w:author="Deb Troendle-Scott" w:date="2024-08-13T11:43:00Z" w16du:dateUtc="2024-08-13T03:43:00Z" w:id="1025"/>
              </w:rPr>
              <w:pPrChange w:author="Deb Troendle-Scott" w:date="2024-08-04T17:32:00Z" w:id="1026">
                <w:pPr>
                  <w:pStyle w:val="Compact"/>
                  <w:numPr>
                    <w:numId w:val="17"/>
                  </w:numPr>
                  <w:ind w:left="720" w:hanging="360"/>
                </w:pPr>
              </w:pPrChange>
            </w:pPr>
            <w:del w:author="Deb Troendle-Scott" w:date="2024-08-13T11:43:00Z" w16du:dateUtc="2024-08-13T03:43:00Z" w:id="1027">
              <w:r w:rsidDel="00B40FB2">
                <w:delText>Remember to tag your posts using the course code: LDRS101 (</w:delText>
              </w:r>
            </w:del>
            <w:del w:author="Deb Troendle-Scott" w:date="2024-08-04T17:32:00Z" w:id="1028">
              <w:r w:rsidDel="00267AA3">
                <w:delText>T</w:delText>
              </w:r>
            </w:del>
            <w:del w:author="Deb Troendle-Scott" w:date="2024-08-13T11:43:00Z" w16du:dateUtc="2024-08-13T03:43:00Z" w:id="1029">
              <w:r w:rsidDel="00B40FB2">
                <w:delText>he course tag is required to harvest posts for the course feed</w:delText>
              </w:r>
            </w:del>
            <w:del w:author="Deb Troendle-Scott" w:date="2024-08-04T17:32:00Z" w:id="1030">
              <w:r w:rsidDel="00267AA3">
                <w:delText>.</w:delText>
              </w:r>
            </w:del>
            <w:del w:author="Deb Troendle-Scott" w:date="2024-08-13T11:43:00Z" w16du:dateUtc="2024-08-13T03:43:00Z" w:id="1031">
              <w:r w:rsidDel="00B40FB2">
                <w:delText>)</w:delText>
              </w:r>
            </w:del>
          </w:p>
        </w:tc>
      </w:tr>
    </w:tbl>
    <w:p w:rsidR="00B03D90" w:rsidDel="00B40FB2" w:rsidRDefault="00B03D90" w14:paraId="083A8702" w14:textId="16770D7F">
      <w:pPr>
        <w:pStyle w:val="Heading3"/>
        <w:rPr>
          <w:del w:author="Deb Troendle-Scott" w:date="2024-08-13T11:43:00Z" w16du:dateUtc="2024-08-13T03:43:00Z" w:id="1032"/>
        </w:rPr>
      </w:pPr>
      <w:bookmarkStart w:name="activity-hypothes.is-challenge" w:id="1033"/>
      <w:bookmarkEnd w:id="957"/>
      <w:del w:author="Deb Troendle-Scott" w:date="2024-08-13T11:43:00Z" w16du:dateUtc="2024-08-13T03:43:00Z" w:id="1034">
        <w:r w:rsidDel="00B40FB2">
          <w:delText>5.3.4 Activity: Hypothes.is Challenge!</w:delText>
        </w:r>
      </w:del>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Del="00B40FB2" w:rsidTr="00F22A09" w14:paraId="083A870C" w14:textId="34A16202">
        <w:trPr>
          <w:cantSplit/>
          <w:del w:author="Deb Troendle-Scott" w:date="2024-08-13T11:43:00Z" w:id="1035"/>
        </w:trPr>
        <w:tc>
          <w:tcPr>
            <w:tcW w:w="0" w:type="auto"/>
            <w:tcMar>
              <w:left w:w="144" w:type="dxa"/>
            </w:tcMar>
          </w:tcPr>
          <w:p w:rsidR="00B03D90" w:rsidDel="00B40FB2" w:rsidRDefault="00B03D90" w14:paraId="083A8703" w14:textId="704D7C2D">
            <w:pPr>
              <w:pStyle w:val="FirstParagraph"/>
              <w:spacing w:before="16" w:after="64"/>
              <w:rPr>
                <w:del w:author="Deb Troendle-Scott" w:date="2024-08-13T11:43:00Z" w16du:dateUtc="2024-08-13T03:43:00Z" w:id="1036"/>
              </w:rPr>
            </w:pPr>
          </w:p>
          <w:p w:rsidR="00B03D90" w:rsidDel="00B40FB2" w:rsidRDefault="00B03D90" w14:paraId="083A8704" w14:textId="505CAD6D">
            <w:pPr>
              <w:pStyle w:val="BodyText"/>
              <w:spacing w:before="16"/>
              <w:rPr>
                <w:del w:author="Deb Troendle-Scott" w:date="2024-08-13T11:43:00Z" w16du:dateUtc="2024-08-13T03:43:00Z" w:id="1037"/>
              </w:rPr>
            </w:pPr>
            <w:del w:author="Deb Troendle-Scott" w:date="2024-08-13T11:43:00Z" w16du:dateUtc="2024-08-13T03:43:00Z" w:id="1038">
              <w:r w:rsidDel="00B40FB2">
                <w:delText xml:space="preserve">In this course we have provided numerous articles, websites, videos, and other resources to support your learning. Perhaps you have added these resource links to Obsidian </w:delText>
              </w:r>
            </w:del>
            <w:del w:author="Deb Troendle-Scott" w:date="2024-08-04T17:33:00Z" w:id="1039">
              <w:r w:rsidDel="003A660F">
                <w:delText>and/</w:delText>
              </w:r>
            </w:del>
            <w:del w:author="Deb Troendle-Scott" w:date="2024-08-13T11:43:00Z" w16du:dateUtc="2024-08-13T03:43:00Z" w:id="1040">
              <w:r w:rsidDel="00B40FB2">
                <w:delText xml:space="preserve">or Zotero for future reference (e.g. preparing for citations needed for course </w:delText>
              </w:r>
            </w:del>
            <w:del w:author="Deb Troendle-Scott" w:date="2024-08-04T17:33:00Z" w:id="1041">
              <w:r w:rsidDel="00C402DC">
                <w:delText>assingments</w:delText>
              </w:r>
            </w:del>
            <w:del w:author="Deb Troendle-Scott" w:date="2024-08-13T11:43:00Z" w16du:dateUtc="2024-08-13T03:43:00Z" w:id="1042">
              <w:r w:rsidDel="00B40FB2">
                <w:delText>).</w:delText>
              </w:r>
            </w:del>
          </w:p>
          <w:p w:rsidR="00B03D90" w:rsidDel="00B40FB2" w:rsidRDefault="00B03D90" w14:paraId="083A8705" w14:textId="5F73D646">
            <w:pPr>
              <w:pStyle w:val="BodyText"/>
              <w:rPr>
                <w:del w:author="Deb Troendle-Scott" w:date="2024-08-13T11:43:00Z" w16du:dateUtc="2024-08-13T03:43:00Z" w:id="1043"/>
              </w:rPr>
            </w:pPr>
            <w:del w:author="Deb Troendle-Scott" w:date="2024-08-13T11:43:00Z" w16du:dateUtc="2024-08-13T03:43:00Z" w:id="1044">
              <w:r w:rsidDel="00B40FB2">
                <w:delText>Here is one more step we encourage you to take advantage of.</w:delText>
              </w:r>
            </w:del>
          </w:p>
          <w:p w:rsidR="00B03D90" w:rsidDel="00B40FB2" w:rsidRDefault="00B03D90" w14:paraId="083A8706" w14:textId="3554B376">
            <w:pPr>
              <w:pStyle w:val="Compact"/>
              <w:numPr>
                <w:ilvl w:val="0"/>
                <w:numId w:val="33"/>
              </w:numPr>
              <w:rPr>
                <w:del w:author="Deb Troendle-Scott" w:date="2024-08-13T11:43:00Z" w16du:dateUtc="2024-08-13T03:43:00Z" w:id="1045"/>
              </w:rPr>
              <w:pPrChange w:author="Deb Troendle-Scott" w:date="2024-08-04T17:37:00Z" w:id="1046">
                <w:pPr>
                  <w:pStyle w:val="Compact"/>
                  <w:numPr>
                    <w:numId w:val="18"/>
                  </w:numPr>
                  <w:ind w:left="720" w:hanging="360"/>
                </w:pPr>
              </w:pPrChange>
            </w:pPr>
            <w:del w:author="Deb Troendle-Scott" w:date="2024-08-13T11:43:00Z" w16du:dateUtc="2024-08-13T03:43:00Z" w:id="1047">
              <w:r w:rsidRPr="00E622E6" w:rsidDel="00B40FB2">
                <w:rPr>
                  <w:b/>
                  <w:bCs/>
                  <w:rPrChange w:author="Deb Troendle-Scott" w:date="2024-08-04T17:37:00Z" w:id="1048">
                    <w:rPr/>
                  </w:rPrChange>
                </w:rPr>
                <w:delText>Review</w:delText>
              </w:r>
              <w:r w:rsidDel="00B40FB2">
                <w:delText xml:space="preserve"> the course learning outcomes.</w:delText>
              </w:r>
            </w:del>
          </w:p>
          <w:p w:rsidR="00B03D90" w:rsidDel="00B40FB2" w:rsidRDefault="00B03D90" w14:paraId="083A8707" w14:textId="7D6408D6">
            <w:pPr>
              <w:pStyle w:val="Compact"/>
              <w:numPr>
                <w:ilvl w:val="0"/>
                <w:numId w:val="33"/>
              </w:numPr>
              <w:rPr>
                <w:del w:author="Deb Troendle-Scott" w:date="2024-08-13T11:43:00Z" w16du:dateUtc="2024-08-13T03:43:00Z" w:id="1049"/>
              </w:rPr>
              <w:pPrChange w:author="Deb Troendle-Scott" w:date="2024-08-04T17:37:00Z" w:id="1050">
                <w:pPr>
                  <w:pStyle w:val="Compact"/>
                  <w:numPr>
                    <w:numId w:val="18"/>
                  </w:numPr>
                  <w:ind w:left="720" w:hanging="360"/>
                </w:pPr>
              </w:pPrChange>
            </w:pPr>
            <w:del w:author="Deb Troendle-Scott" w:date="2024-08-13T11:43:00Z" w16du:dateUtc="2024-08-13T03:43:00Z" w:id="1051">
              <w:r w:rsidRPr="00E622E6" w:rsidDel="00B40FB2">
                <w:rPr>
                  <w:b/>
                  <w:bCs/>
                  <w:rPrChange w:author="Deb Troendle-Scott" w:date="2024-08-04T17:37:00Z" w:id="1052">
                    <w:rPr/>
                  </w:rPrChange>
                </w:rPr>
                <w:delText>Refer</w:delText>
              </w:r>
              <w:r w:rsidDel="00B40FB2">
                <w:delText xml:space="preserve"> to the Course Book table of contents and look at the Unit topics, subtopics, and activities listed.</w:delText>
              </w:r>
            </w:del>
          </w:p>
          <w:p w:rsidR="00B03D90" w:rsidDel="00B40FB2" w:rsidRDefault="00B03D90" w14:paraId="083A8708" w14:textId="164E88C7">
            <w:pPr>
              <w:pStyle w:val="Compact"/>
              <w:numPr>
                <w:ilvl w:val="0"/>
                <w:numId w:val="33"/>
              </w:numPr>
              <w:rPr>
                <w:del w:author="Deb Troendle-Scott" w:date="2024-08-13T11:43:00Z" w16du:dateUtc="2024-08-13T03:43:00Z" w:id="1053"/>
              </w:rPr>
              <w:pPrChange w:author="Deb Troendle-Scott" w:date="2024-08-04T17:37:00Z" w:id="1054">
                <w:pPr>
                  <w:pStyle w:val="Compact"/>
                  <w:numPr>
                    <w:numId w:val="18"/>
                  </w:numPr>
                  <w:ind w:left="720" w:hanging="360"/>
                </w:pPr>
              </w:pPrChange>
            </w:pPr>
            <w:del w:author="Deb Troendle-Scott" w:date="2024-08-13T11:43:00Z" w16du:dateUtc="2024-08-13T03:43:00Z" w:id="1055">
              <w:r w:rsidRPr="00E622E6" w:rsidDel="00B40FB2">
                <w:rPr>
                  <w:b/>
                  <w:bCs/>
                  <w:rPrChange w:author="Deb Troendle-Scott" w:date="2024-08-04T17:37:00Z" w:id="1056">
                    <w:rPr/>
                  </w:rPrChange>
                </w:rPr>
                <w:delText>Recall</w:delText>
              </w:r>
              <w:r w:rsidDel="00B40FB2">
                <w:delText xml:space="preserve"> any resources that stood out to you. What article, video, website do you want to engage with further? What key points would you like to discuss with your peers?</w:delText>
              </w:r>
            </w:del>
          </w:p>
          <w:p w:rsidR="00B03D90" w:rsidDel="00B40FB2" w:rsidRDefault="00B03D90" w14:paraId="083A8709" w14:textId="4D4429AB">
            <w:pPr>
              <w:pStyle w:val="Compact"/>
              <w:numPr>
                <w:ilvl w:val="0"/>
                <w:numId w:val="33"/>
              </w:numPr>
              <w:rPr>
                <w:del w:author="Deb Troendle-Scott" w:date="2024-08-13T11:43:00Z" w16du:dateUtc="2024-08-13T03:43:00Z" w:id="1057"/>
              </w:rPr>
              <w:pPrChange w:author="Deb Troendle-Scott" w:date="2024-08-04T17:37:00Z" w:id="1058">
                <w:pPr>
                  <w:pStyle w:val="Compact"/>
                  <w:numPr>
                    <w:numId w:val="18"/>
                  </w:numPr>
                  <w:ind w:left="720" w:hanging="360"/>
                </w:pPr>
              </w:pPrChange>
            </w:pPr>
            <w:del w:author="Deb Troendle-Scott" w:date="2024-08-13T11:43:00Z" w16du:dateUtc="2024-08-13T03:43:00Z" w:id="1059">
              <w:r w:rsidRPr="00E622E6" w:rsidDel="00B40FB2">
                <w:rPr>
                  <w:b/>
                  <w:bCs/>
                  <w:rPrChange w:author="Deb Troendle-Scott" w:date="2024-08-04T17:37:00Z" w:id="1060">
                    <w:rPr/>
                  </w:rPrChange>
                </w:rPr>
                <w:delText>Select</w:delText>
              </w:r>
            </w:del>
            <w:del w:author="Deb Troendle-Scott" w:date="2024-08-04T17:35:00Z" w:id="1061">
              <w:r w:rsidDel="003340ED">
                <w:delText xml:space="preserve"> </w:delText>
              </w:r>
            </w:del>
            <w:del w:author="Deb Troendle-Scott" w:date="2024-08-04T17:36:00Z" w:id="1062">
              <w:r w:rsidDel="003340ED">
                <w:delText>3</w:delText>
              </w:r>
            </w:del>
            <w:del w:author="Deb Troendle-Scott" w:date="2024-08-13T11:43:00Z" w16du:dateUtc="2024-08-13T03:43:00Z" w:id="1063">
              <w:r w:rsidDel="00B40FB2">
                <w:delText xml:space="preserve"> or more resources to reread and annotate using Hypothes.is.</w:delText>
              </w:r>
            </w:del>
          </w:p>
          <w:p w:rsidR="00B03D90" w:rsidDel="00B40FB2" w:rsidRDefault="00B03D90" w14:paraId="083A870A" w14:textId="4BD38EEF">
            <w:pPr>
              <w:pStyle w:val="Compact"/>
              <w:numPr>
                <w:ilvl w:val="0"/>
                <w:numId w:val="33"/>
              </w:numPr>
              <w:rPr>
                <w:del w:author="Deb Troendle-Scott" w:date="2024-08-13T11:43:00Z" w16du:dateUtc="2024-08-13T03:43:00Z" w:id="1064"/>
              </w:rPr>
              <w:pPrChange w:author="Deb Troendle-Scott" w:date="2024-08-04T17:37:00Z" w:id="1065">
                <w:pPr>
                  <w:pStyle w:val="Compact"/>
                  <w:numPr>
                    <w:numId w:val="18"/>
                  </w:numPr>
                  <w:ind w:left="720" w:hanging="360"/>
                </w:pPr>
              </w:pPrChange>
            </w:pPr>
            <w:del w:author="Deb Troendle-Scott" w:date="2024-08-04T17:36:00Z" w:id="1066">
              <w:r w:rsidRPr="00E622E6" w:rsidDel="003340ED">
                <w:rPr>
                  <w:b/>
                  <w:bCs/>
                  <w:rPrChange w:author="Deb Troendle-Scott" w:date="2024-08-04T17:38:00Z" w:id="1067">
                    <w:rPr/>
                  </w:rPrChange>
                </w:rPr>
                <w:delText xml:space="preserve">Be sure to </w:delText>
              </w:r>
            </w:del>
            <w:del w:author="Deb Troendle-Scott" w:date="2024-08-04T17:38:00Z" w:id="1068">
              <w:r w:rsidRPr="00E622E6" w:rsidDel="00E622E6">
                <w:rPr>
                  <w:b/>
                  <w:bCs/>
                  <w:rPrChange w:author="Deb Troendle-Scott" w:date="2024-08-04T17:38:00Z" w:id="1069">
                    <w:rPr/>
                  </w:rPrChange>
                </w:rPr>
                <w:delText>r</w:delText>
              </w:r>
            </w:del>
            <w:del w:author="Deb Troendle-Scott" w:date="2024-08-13T11:43:00Z" w16du:dateUtc="2024-08-13T03:43:00Z" w:id="1070">
              <w:r w:rsidRPr="00E622E6" w:rsidDel="00B40FB2">
                <w:rPr>
                  <w:b/>
                  <w:bCs/>
                  <w:rPrChange w:author="Deb Troendle-Scott" w:date="2024-08-04T17:38:00Z" w:id="1071">
                    <w:rPr/>
                  </w:rPrChange>
                </w:rPr>
                <w:delText>eply</w:delText>
              </w:r>
              <w:r w:rsidDel="00B40FB2">
                <w:delText xml:space="preserve"> to posts by visiting the annotation page (</w:delText>
              </w:r>
            </w:del>
            <w:del w:author="Deb Troendle-Scott" w:date="2024-08-04T17:36:00Z" w:id="1072">
              <w:r w:rsidDel="003340ED">
                <w:delText>Y</w:delText>
              </w:r>
            </w:del>
            <w:del w:author="Deb Troendle-Scott" w:date="2024-08-13T11:43:00Z" w16du:dateUtc="2024-08-13T03:43:00Z" w:id="1073">
              <w:r w:rsidDel="00B40FB2">
                <w:delText>ou will need to be logged into the Hypothes.is site to post</w:delText>
              </w:r>
            </w:del>
            <w:del w:author="Deb Troendle-Scott" w:date="2024-08-04T17:37:00Z" w:id="1074">
              <w:r w:rsidDel="00E622E6">
                <w:delText>.</w:delText>
              </w:r>
            </w:del>
            <w:del w:author="Deb Troendle-Scott" w:date="2024-08-13T11:43:00Z" w16du:dateUtc="2024-08-13T03:43:00Z" w:id="1075">
              <w:r w:rsidDel="00B40FB2">
                <w:delText>)</w:delText>
              </w:r>
            </w:del>
          </w:p>
          <w:p w:rsidR="00B03D90" w:rsidDel="00B40FB2" w:rsidRDefault="00B03D90" w14:paraId="083A870B" w14:textId="048E5639">
            <w:pPr>
              <w:pStyle w:val="Compact"/>
              <w:ind w:left="360"/>
              <w:rPr>
                <w:del w:author="Deb Troendle-Scott" w:date="2024-08-13T11:43:00Z" w16du:dateUtc="2024-08-13T03:43:00Z" w:id="1076"/>
              </w:rPr>
              <w:pPrChange w:author="Deb Troendle-Scott" w:date="2024-08-04T17:38:00Z" w:id="1077">
                <w:pPr>
                  <w:pStyle w:val="Compact"/>
                  <w:numPr>
                    <w:numId w:val="18"/>
                  </w:numPr>
                  <w:ind w:left="720" w:hanging="360"/>
                </w:pPr>
              </w:pPrChange>
            </w:pPr>
            <w:del w:author="Deb Troendle-Scott" w:date="2024-08-13T11:43:00Z" w16du:dateUtc="2024-08-13T03:43:00Z" w:id="1078">
              <w:r w:rsidDel="00B40FB2">
                <w:delText>Remember to tag your posts using the course code: LDRS101 (</w:delText>
              </w:r>
            </w:del>
            <w:del w:author="Deb Troendle-Scott" w:date="2024-08-04T17:38:00Z" w:id="1079">
              <w:r w:rsidDel="00E622E6">
                <w:delText>T</w:delText>
              </w:r>
            </w:del>
            <w:del w:author="Deb Troendle-Scott" w:date="2024-08-13T11:43:00Z" w16du:dateUtc="2024-08-13T03:43:00Z" w:id="1080">
              <w:r w:rsidDel="00B40FB2">
                <w:delText>he course tag is required to harvest posts for the course feed</w:delText>
              </w:r>
            </w:del>
            <w:del w:author="Deb Troendle-Scott" w:date="2024-08-04T17:38:00Z" w:id="1081">
              <w:r w:rsidDel="00E622E6">
                <w:delText>.</w:delText>
              </w:r>
            </w:del>
            <w:del w:author="Deb Troendle-Scott" w:date="2024-08-13T11:43:00Z" w16du:dateUtc="2024-08-13T03:43:00Z" w:id="1082">
              <w:r w:rsidDel="00B40FB2">
                <w:delText>)</w:delText>
              </w:r>
            </w:del>
          </w:p>
        </w:tc>
      </w:tr>
    </w:tbl>
    <w:p w:rsidR="00B03D90" w:rsidDel="00605C92" w:rsidRDefault="00B03D90" w14:paraId="083A870D" w14:textId="680FDA50">
      <w:pPr>
        <w:pStyle w:val="Heading3"/>
        <w:rPr>
          <w:del w:author="Deb Troendle-Scott" w:date="2024-08-13T11:37:00Z" w16du:dateUtc="2024-08-13T03:37:00Z" w:id="1083"/>
        </w:rPr>
      </w:pPr>
      <w:bookmarkStart w:name="Xddfd76ec30492a154911c906811580cd95c594d" w:id="1084"/>
      <w:bookmarkEnd w:id="1033"/>
      <w:del w:author="Deb Troendle-Scott" w:date="2024-08-13T11:37:00Z" w16du:dateUtc="2024-08-13T03:37:00Z" w:id="1085">
        <w:r w:rsidDel="00605C92">
          <w:delText>5.3.5 Activity: Social Media for Connecting and Learning</w:delText>
        </w:r>
      </w:del>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Del="00605C92" w:rsidTr="00F22A09" w14:paraId="083A871D" w14:textId="5B5EBD12">
        <w:trPr>
          <w:cantSplit/>
          <w:del w:author="Deb Troendle-Scott" w:date="2024-08-13T11:37:00Z" w:id="1086"/>
        </w:trPr>
        <w:tc>
          <w:tcPr>
            <w:tcW w:w="0" w:type="auto"/>
            <w:tcMar>
              <w:left w:w="144" w:type="dxa"/>
            </w:tcMar>
          </w:tcPr>
          <w:p w:rsidR="00B03D90" w:rsidDel="00605C92" w:rsidRDefault="00B03D90" w14:paraId="083A870E" w14:textId="43371856">
            <w:pPr>
              <w:pStyle w:val="Heading3"/>
              <w:rPr>
                <w:del w:author="Deb Troendle-Scott" w:date="2024-08-13T11:37:00Z" w16du:dateUtc="2024-08-13T03:37:00Z" w:id="1087"/>
              </w:rPr>
              <w:pPrChange w:author="Deb Troendle-Scott" w:date="2024-08-13T11:37:00Z" w16du:dateUtc="2024-08-13T03:37:00Z" w:id="1088">
                <w:pPr>
                  <w:pStyle w:val="FirstParagraph"/>
                  <w:spacing w:before="16" w:after="64"/>
                </w:pPr>
              </w:pPrChange>
            </w:pPr>
          </w:p>
          <w:p w:rsidR="00B03D90" w:rsidDel="00833DEA" w:rsidRDefault="00B03D90" w14:paraId="083A870F" w14:textId="33AD7CF3">
            <w:pPr>
              <w:pStyle w:val="Heading3"/>
              <w:rPr>
                <w:del w:author="Deb Troendle-Scott" w:date="2024-08-04T17:58:00Z" w:id="1089"/>
              </w:rPr>
              <w:pPrChange w:author="Deb Troendle-Scott" w:date="2024-08-13T11:37:00Z" w16du:dateUtc="2024-08-13T03:37:00Z" w:id="1090">
                <w:pPr>
                  <w:pStyle w:val="BodyText"/>
                  <w:spacing w:before="16"/>
                </w:pPr>
              </w:pPrChange>
            </w:pPr>
            <w:del w:author="Deb Troendle-Scott" w:date="2024-08-13T11:37:00Z" w16du:dateUtc="2024-08-13T03:37:00Z" w:id="1091">
              <w:r w:rsidDel="00605C92">
                <w:delText>In this activity we will explore how social media can support online learning and engagement.</w:delText>
              </w:r>
            </w:del>
          </w:p>
          <w:p w:rsidRPr="004746CD" w:rsidR="00B03D90" w:rsidDel="00605C92" w:rsidRDefault="00B03D90" w14:paraId="083A8710" w14:textId="42620DDD">
            <w:pPr>
              <w:pStyle w:val="Heading3"/>
              <w:rPr>
                <w:del w:author="Deb Troendle-Scott" w:date="2024-08-13T11:37:00Z" w16du:dateUtc="2024-08-13T03:37:00Z" w:id="1092"/>
              </w:rPr>
              <w:pPrChange w:author="Deb Troendle-Scott" w:date="2024-08-13T11:37:00Z" w16du:dateUtc="2024-08-13T03:37:00Z" w:id="1093">
                <w:pPr>
                  <w:pStyle w:val="Compact"/>
                  <w:numPr>
                    <w:numId w:val="19"/>
                  </w:numPr>
                  <w:ind w:left="720" w:hanging="360"/>
                </w:pPr>
              </w:pPrChange>
            </w:pPr>
            <w:del w:author="Deb Troendle-Scott" w:date="2024-08-13T11:37:00Z" w16du:dateUtc="2024-08-13T03:37:00Z" w:id="1094">
              <w:r w:rsidRPr="00833DEA" w:rsidDel="00605C92">
                <w:rPr>
                  <w:b/>
                  <w:bCs/>
                </w:rPr>
                <w:delText>Read</w:delText>
              </w:r>
              <w:r w:rsidRPr="004746CD" w:rsidDel="00605C92">
                <w:delText xml:space="preserve"> the following articles:</w:delText>
              </w:r>
            </w:del>
          </w:p>
          <w:p w:rsidR="00B03D90" w:rsidDel="00605C92" w:rsidRDefault="005E3538" w14:paraId="083A8711" w14:textId="3348E0EC">
            <w:pPr>
              <w:pStyle w:val="Heading3"/>
              <w:rPr>
                <w:del w:author="Deb Troendle-Scott" w:date="2024-08-13T11:37:00Z" w16du:dateUtc="2024-08-13T03:37:00Z" w:id="1095"/>
              </w:rPr>
              <w:pPrChange w:author="Deb Troendle-Scott" w:date="2024-08-13T11:37:00Z" w16du:dateUtc="2024-08-13T03:37:00Z" w:id="1096">
                <w:pPr>
                  <w:pStyle w:val="Compact"/>
                  <w:numPr>
                    <w:numId w:val="2"/>
                  </w:numPr>
                  <w:ind w:left="720" w:hanging="360"/>
                </w:pPr>
              </w:pPrChange>
            </w:pPr>
            <w:del w:author="Deb Troendle-Scott" w:date="2024-08-13T11:37:00Z" w16du:dateUtc="2024-08-13T03:37:00Z" w:id="1097">
              <w:r w:rsidRPr="0085560C" w:rsidDel="00605C92">
                <w:rPr>
                  <w:i/>
                  <w:iCs/>
                  <w:color w:val="auto"/>
                  <w:rPrChange w:author="Deb Troendle-Scott" w:date="2024-08-04T17:41:00Z" w:id="1098">
                    <w:rPr/>
                  </w:rPrChange>
                </w:rPr>
                <w:fldChar w:fldCharType="begin"/>
              </w:r>
              <w:r w:rsidRPr="0085560C" w:rsidDel="00605C92">
                <w:rPr>
                  <w:i/>
                  <w:iCs/>
                  <w:kern w:val="2"/>
                  <w:lang w:val="en-CA"/>
                  <w14:ligatures w14:val="standardContextual"/>
                  <w:rPrChange w:author="Deb Troendle-Scott" w:date="2024-08-04T17:41:00Z" w:id="1099">
                    <w:rPr/>
                  </w:rPrChange>
                </w:rPr>
                <w:delInstrText>HYPERLINK "https://www.shu.ac.uk/digital-skills/personal/social-media-for-learning" \h</w:delInstrText>
              </w:r>
              <w:r w:rsidRPr="00677832" w:rsidDel="00605C92">
                <w:rPr>
                  <w:i/>
                  <w:iCs/>
                </w:rPr>
              </w:r>
              <w:r w:rsidRPr="0085560C" w:rsidDel="00605C92">
                <w:rPr>
                  <w:i/>
                  <w:iCs/>
                  <w:color w:val="auto"/>
                  <w:kern w:val="2"/>
                  <w:lang w:val="en-CA"/>
                  <w14:ligatures w14:val="standardContextual"/>
                  <w:rPrChange w:author="Deb Troendle-Scott" w:date="2024-08-04T17:41:00Z" w:id="1100">
                    <w:rPr>
                      <w:rStyle w:val="Hyperlink"/>
                    </w:rPr>
                  </w:rPrChange>
                </w:rPr>
                <w:fldChar w:fldCharType="separate"/>
              </w:r>
            </w:del>
            <w:del w:author="Deb Troendle-Scott" w:date="2024-08-04T17:41:00Z" w:id="1101">
              <w:r w:rsidRPr="0085560C" w:rsidDel="003537CC" w:rsidR="00B03D90">
                <w:rPr>
                  <w:rStyle w:val="Hyperlink"/>
                  <w:i/>
                  <w:iCs/>
                  <w:kern w:val="2"/>
                  <w:lang w:val="en-CA"/>
                  <w14:ligatures w14:val="standardContextual"/>
                  <w:rPrChange w:author="Deb Troendle-Scott" w:date="2024-08-04T17:41:00Z" w:id="1102">
                    <w:rPr>
                      <w:rStyle w:val="Hyperlink"/>
                    </w:rPr>
                  </w:rPrChange>
                </w:rPr>
                <w:delText xml:space="preserve">Using </w:delText>
              </w:r>
            </w:del>
            <w:del w:author="Deb Troendle-Scott" w:date="2024-08-13T11:37:00Z" w16du:dateUtc="2024-08-13T03:37:00Z" w:id="1103">
              <w:r w:rsidRPr="0085560C" w:rsidDel="00605C92" w:rsidR="00B03D90">
                <w:rPr>
                  <w:rStyle w:val="Hyperlink"/>
                  <w:i/>
                  <w:iCs/>
                  <w:kern w:val="2"/>
                  <w:lang w:val="en-CA"/>
                  <w14:ligatures w14:val="standardContextual"/>
                  <w:rPrChange w:author="Deb Troendle-Scott" w:date="2024-08-04T17:41:00Z" w:id="1104">
                    <w:rPr>
                      <w:rStyle w:val="Hyperlink"/>
                    </w:rPr>
                  </w:rPrChange>
                </w:rPr>
                <w:delText>Social Media for Learning</w:delText>
              </w:r>
              <w:r w:rsidRPr="0085560C" w:rsidDel="00605C92">
                <w:rPr>
                  <w:rStyle w:val="Hyperlink"/>
                  <w:i/>
                  <w:iCs/>
                  <w:kern w:val="2"/>
                  <w:lang w:val="en-CA"/>
                  <w14:ligatures w14:val="standardContextual"/>
                  <w:rPrChange w:author="Deb Troendle-Scott" w:date="2024-08-04T17:41:00Z" w:id="1105">
                    <w:rPr>
                      <w:rStyle w:val="Hyperlink"/>
                    </w:rPr>
                  </w:rPrChange>
                </w:rPr>
                <w:fldChar w:fldCharType="end"/>
              </w:r>
            </w:del>
            <w:del w:author="Deb Troendle-Scott" w:date="2024-08-04T17:41:00Z" w:id="1106">
              <w:r w:rsidDel="0085560C" w:rsidR="00B03D90">
                <w:delText xml:space="preserve"> from Sheffield Hallam University</w:delText>
              </w:r>
            </w:del>
            <w:del w:author="Deb Troendle-Scott" w:date="2024-08-13T11:37:00Z" w16du:dateUtc="2024-08-13T03:37:00Z" w:id="1107">
              <w:r w:rsidDel="00605C92" w:rsidR="000B2485">
                <w:fldChar w:fldCharType="begin"/>
              </w:r>
              <w:r w:rsidDel="00605C92" w:rsidR="000B2485">
                <w:delInstrText xml:space="preserve"> ADDIN ZOTERO_ITEM CSL_CITATION {"citationID":"RrVVaH7x","properties":{"formattedCitation":"(n.d.)","plainCitation":"(n.d.)","noteIndex":0},"citationItems":[{"id":329,"uris":["http://zotero.org/users/14693029/items/7UDN4TCG"],"itemData":{"id":329,"type":"webpage","title":"Social media for learning","URL":"https://www.shu.ac.uk/digital-skills/personal/social-media-for-learning","author":[{"family":"Sheffield Hallam University","given":""}],"accessed":{"date-parts":[["2024",8,4]]}},"label":"page","suppress-author":true}],"schema":"https://github.com/citation-style-language/schema/raw/master/csl-citation.json"} </w:delInstrText>
              </w:r>
              <w:r w:rsidDel="00605C92" w:rsidR="000B2485">
                <w:fldChar w:fldCharType="separate"/>
              </w:r>
              <w:r w:rsidRPr="000B2485" w:rsidDel="00605C92" w:rsidR="000B2485">
                <w:rPr>
                  <w:rFonts w:ascii="Aptos" w:hAnsi="Aptos"/>
                </w:rPr>
                <w:delText>(n.d.)</w:delText>
              </w:r>
              <w:r w:rsidDel="00605C92" w:rsidR="000B2485">
                <w:fldChar w:fldCharType="end"/>
              </w:r>
              <w:r w:rsidDel="00605C92" w:rsidR="00B03D90">
                <w:delText>.</w:delText>
              </w:r>
            </w:del>
          </w:p>
          <w:p w:rsidR="00B03D90" w:rsidDel="00605C92" w:rsidRDefault="005E3538" w14:paraId="083A8712" w14:textId="7C1F75A4">
            <w:pPr>
              <w:pStyle w:val="Heading3"/>
              <w:rPr>
                <w:del w:author="Deb Troendle-Scott" w:date="2024-08-13T11:37:00Z" w16du:dateUtc="2024-08-13T03:37:00Z" w:id="1108"/>
              </w:rPr>
              <w:pPrChange w:author="Deb Troendle-Scott" w:date="2024-08-13T11:37:00Z" w16du:dateUtc="2024-08-13T03:37:00Z" w:id="1109">
                <w:pPr>
                  <w:pStyle w:val="Compact"/>
                  <w:numPr>
                    <w:numId w:val="2"/>
                  </w:numPr>
                  <w:ind w:left="720" w:hanging="360"/>
                </w:pPr>
              </w:pPrChange>
            </w:pPr>
            <w:del w:author="Deb Troendle-Scott" w:date="2024-08-13T11:37:00Z" w16du:dateUtc="2024-08-13T03:37:00Z" w:id="1110">
              <w:r w:rsidRPr="0085560C" w:rsidDel="00605C92">
                <w:rPr>
                  <w:i/>
                  <w:iCs/>
                  <w:color w:val="auto"/>
                  <w:rPrChange w:author="Deb Troendle-Scott" w:date="2024-08-04T17:41:00Z" w:id="1111">
                    <w:rPr/>
                  </w:rPrChange>
                </w:rPr>
                <w:fldChar w:fldCharType="begin"/>
              </w:r>
              <w:r w:rsidRPr="0085560C" w:rsidDel="00605C92">
                <w:rPr>
                  <w:i/>
                  <w:iCs/>
                  <w:kern w:val="2"/>
                  <w:lang w:val="en-CA"/>
                  <w14:ligatures w14:val="standardContextual"/>
                  <w:rPrChange w:author="Deb Troendle-Scott" w:date="2024-08-04T17:41:00Z" w:id="1112">
                    <w:rPr/>
                  </w:rPrChange>
                </w:rPr>
                <w:delInstrText>HYPERLINK "https://ts2.space/en/the-potential-of-collaborative-intelligence-for-social-media-and-online-communities/" \h</w:delInstrText>
              </w:r>
              <w:r w:rsidRPr="00677832" w:rsidDel="00605C92">
                <w:rPr>
                  <w:i/>
                  <w:iCs/>
                </w:rPr>
              </w:r>
              <w:r w:rsidRPr="0085560C" w:rsidDel="00605C92">
                <w:rPr>
                  <w:i/>
                  <w:iCs/>
                  <w:color w:val="auto"/>
                  <w:kern w:val="2"/>
                  <w:lang w:val="en-CA"/>
                  <w14:ligatures w14:val="standardContextual"/>
                  <w:rPrChange w:author="Deb Troendle-Scott" w:date="2024-08-04T17:41:00Z" w:id="1113">
                    <w:rPr>
                      <w:rStyle w:val="Hyperlink"/>
                    </w:rPr>
                  </w:rPrChange>
                </w:rPr>
                <w:fldChar w:fldCharType="separate"/>
              </w:r>
              <w:r w:rsidRPr="0085560C" w:rsidDel="00605C92" w:rsidR="00B03D90">
                <w:rPr>
                  <w:rStyle w:val="Hyperlink"/>
                  <w:i/>
                  <w:iCs/>
                  <w:kern w:val="2"/>
                  <w:lang w:val="en-CA"/>
                  <w14:ligatures w14:val="standardContextual"/>
                  <w:rPrChange w:author="Deb Troendle-Scott" w:date="2024-08-04T17:41:00Z" w:id="1114">
                    <w:rPr>
                      <w:rStyle w:val="Hyperlink"/>
                    </w:rPr>
                  </w:rPrChange>
                </w:rPr>
                <w:delText>The Potential of Collaborative Intelligence for Social Media and Online Communities</w:delText>
              </w:r>
              <w:r w:rsidRPr="0085560C" w:rsidDel="00605C92">
                <w:rPr>
                  <w:rStyle w:val="Hyperlink"/>
                  <w:i/>
                  <w:iCs/>
                  <w:kern w:val="2"/>
                  <w:lang w:val="en-CA"/>
                  <w14:ligatures w14:val="standardContextual"/>
                  <w:rPrChange w:author="Deb Troendle-Scott" w:date="2024-08-04T17:41:00Z" w:id="1115">
                    <w:rPr>
                      <w:rStyle w:val="Hyperlink"/>
                    </w:rPr>
                  </w:rPrChange>
                </w:rPr>
                <w:fldChar w:fldCharType="end"/>
              </w:r>
              <w:r w:rsidDel="00605C92" w:rsidR="00B03D90">
                <w:delText xml:space="preserve"> by Marcin Frąckiewicz.</w:delText>
              </w:r>
            </w:del>
          </w:p>
          <w:p w:rsidR="00B03D90" w:rsidDel="00605C92" w:rsidRDefault="00B03D90" w14:paraId="083A8713" w14:textId="15549CB9">
            <w:pPr>
              <w:pStyle w:val="Heading3"/>
              <w:rPr>
                <w:del w:author="Deb Troendle-Scott" w:date="2024-08-13T11:37:00Z" w16du:dateUtc="2024-08-13T03:37:00Z" w:id="1116"/>
              </w:rPr>
              <w:pPrChange w:author="Deb Troendle-Scott" w:date="2024-08-13T11:37:00Z" w16du:dateUtc="2024-08-13T03:37:00Z" w:id="1117">
                <w:pPr>
                  <w:pStyle w:val="Compact"/>
                  <w:numPr>
                    <w:numId w:val="20"/>
                  </w:numPr>
                  <w:ind w:left="720" w:hanging="360"/>
                </w:pPr>
              </w:pPrChange>
            </w:pPr>
            <w:del w:author="Deb Troendle-Scott" w:date="2024-08-13T11:37:00Z" w16du:dateUtc="2024-08-13T03:37:00Z" w:id="1118">
              <w:r w:rsidDel="00605C92">
                <w:rPr>
                  <w:b/>
                  <w:bCs/>
                </w:rPr>
                <w:delText>Watch</w:delText>
              </w:r>
              <w:r w:rsidDel="00605C92">
                <w:delText xml:space="preserve"> </w:delText>
              </w:r>
              <w:r w:rsidDel="00605C92" w:rsidR="005E3538">
                <w:rPr>
                  <w:color w:val="auto"/>
                </w:rPr>
                <w:fldChar w:fldCharType="begin"/>
              </w:r>
              <w:r w:rsidDel="00605C92" w:rsidR="005E3538">
                <w:delInstrText>HYPERLINK "https://www.youtube.com/watch?v=Acc4zY1sQ0o" \h</w:delInstrText>
              </w:r>
              <w:r w:rsidDel="00605C92" w:rsidR="005E3538">
                <w:rPr>
                  <w:color w:val="auto"/>
                </w:rPr>
                <w:fldChar w:fldCharType="separate"/>
              </w:r>
              <w:r w:rsidDel="00605C92">
                <w:rPr>
                  <w:rStyle w:val="Hyperlink"/>
                  <w:i/>
                  <w:iCs/>
                </w:rPr>
                <w:delText>Building More Creative Social Networks</w:delText>
              </w:r>
              <w:r w:rsidDel="00605C92" w:rsidR="005E3538">
                <w:rPr>
                  <w:rStyle w:val="Hyperlink"/>
                  <w:i/>
                  <w:iCs/>
                </w:rPr>
                <w:fldChar w:fldCharType="end"/>
              </w:r>
              <w:r w:rsidDel="00605C92">
                <w:delText xml:space="preserve"> </w:delText>
              </w:r>
              <w:r w:rsidDel="00605C92" w:rsidR="004746CD">
                <w:fldChar w:fldCharType="begin"/>
              </w:r>
              <w:r w:rsidDel="00605C92" w:rsidR="004746CD">
                <w:delInstrText xml:space="preserve"> ADDIN ZOTERO_ITEM CSL_CITATION {"citationID":"xRhKEGvZ","properties":{"formattedCitation":"(2020)","plainCitation":"(2020)","noteIndex":0},"citationItems":[{"id":331,"uris":["http://zotero.org/users/14693029/items/BFYJMMXH"],"itemData":{"id":331,"type":"webpage","abstract":"The algorithms that social media platforms use to recommend who we should “follow” are designed to steer us to people who likely share the same ideas and interests.\n\nHowever, platforms like Facebook, Twitter, and Instagram could help us become more creative – a quality that is increasingly valued in our society—if they instead steered us to people with ideas and interests different from our own, say researchers at the University of Rochester.\n\nIn a new paper in the Journal of the Royal Society Interface, they describe conducting a novel experiment in which participants were asked to think of unusual, “creative” uses for commonplace items – using a pencil as a dart, for example, or a shoe as a hammer. They were also given the opportunity to view the ideas of other participants and then decide which of them they would like to “follow” for creative inspiration.\n\n“We found that the participants overwhelmingly chose to follow peers who had the most creative ideas,” says lead author Raiyan Abdul Baten, a PhD student in the human-computer interaction lab of Ehsan Hoque, an associate professor of computer science. \n\n“We confirmed that following highly creative peers indeed helped people generate novel ideas themselves—the intuition being, if you bump up against out-of-the-box ideas, chances are higher that you will be able to combine your own ideas with ideas you didn’t originally think of. Such creative recombinations can lead to further novel ideas.”\n\nHowever, the researchers also found that when many people share the same sources of inspiration, even their own independently generated ideas can become similar to each other. The finding suggests potential drawbacks if too many people follow a relatively small number of highly creative idea leaders, resulting in a decrease in the overall diversity of thinking across the network. The “thought leaders” themselves need to keep generating outlier ideas in order to “stay relevant and remain ahead of others.”\n\nMembers of Hoque’s team designed their experiment using a blend of techniques and findings from a variety of fields, including collective intelligence, computer science, the psychology of creativity, and network design. Their findings bridge a “huge research gap,” Baten says, documenting for the first time the network-level dynamics that occur when people are presented with divergent ideas in a web-based setting.\n\nIn order to replicate those dynamics, participants recruited from Amazon Mechanical Turk were divided into two sets of “nodes” in a simulated social network. Participants assigned to nodes as “alters” independently came up with ideas for alternative uses for commonplace objects. Participants placed in nodes as “egos” were each connected to two of the “alters.” After spending three minutes generating their own ideas, the “egos” were then allowed to see the ideas of their “alters” and were given three additional minutes to list further ideas.\n\nThe “egos” were then asked to rate the novelty of the ideas suggested by all of the “alters” and, finally, to choose whether to continue following the two “alters” they were initially assigned or instead follow others.\n\nThis process was repeated five rounds, each time the participants coming up with alternative uses for a different commonplace object.\n\nThe relative “creativity” of the ideas was rated in three ways:\n\n1. By other study participants who were not assigned to any of the nodes\n2. Giving more points to ideas less frequently suggested\n3. By using natural language processing to help determine which participants had a wider variety of ideas, and therefore were more creative\n\nThe researchers will continue to extend the scope of the experiment, examining for example, how the gender and race of participants may influence outcomes. \n\nGourab Ghoshal, associate professor of physics, mathematics and computer science at Rochester who was also part of the work.\n\n“There has been a lot of work on the optimal topologies (putting people together in the right way) to enhance team performance,” he says. “This, however, has been treated from a static context. In reality, social networks are constantly evolving, and the counterintuitive results presented here, suggests the situation is far more complex. This has profound implications in how people interact on social media, or indeed, work together in teams.” \n\nOther authors include James Bagrow, associate professor of mathematics and statistics at the University of Vermont; and Daryl Bagley, a PhD student, and Ashely Tenesaca and Famous Clark, undergraduate researchers, in Hoque’s lab.\n\nThe project was supported with funding from the National Science Foundation. \n\nSubscribe to the University of Rochester on YouTube:    / @universityrochester  \nFollow the University of Rochester on Twitter:   / uofr  \nBe sure to like the University of Rochester on our Facebook page:   / university.of.rochester","container-title":"[Video]. YouTube","title":"Building more creative social networks","URL":"https://www.youtube.com/watch?v=Acc4zY1sQ0o","author":[{"literal":"University of Rochester"}],"accessed":{"date-parts":[["2024",8,4]]},"issued":{"date-parts":[["2020",12,9]]}},"label":"page","suppress-author":true}],"schema":"https://github.com/citation-style-language/schema/raw/master/csl-citation.json"} </w:delInstrText>
              </w:r>
              <w:r w:rsidDel="00605C92" w:rsidR="004746CD">
                <w:fldChar w:fldCharType="separate"/>
              </w:r>
              <w:r w:rsidRPr="004746CD" w:rsidDel="00605C92" w:rsidR="004746CD">
                <w:rPr>
                  <w:rFonts w:ascii="Aptos" w:hAnsi="Aptos"/>
                </w:rPr>
                <w:delText>(2020)</w:delText>
              </w:r>
              <w:r w:rsidDel="00605C92" w:rsidR="004746CD">
                <w:fldChar w:fldCharType="end"/>
              </w:r>
            </w:del>
          </w:p>
          <w:p w:rsidR="00B03D90" w:rsidDel="00605C92" w:rsidRDefault="00EC5118" w14:paraId="083A8714" w14:textId="010C68E8">
            <w:pPr>
              <w:pStyle w:val="Heading3"/>
              <w:rPr>
                <w:del w:author="Deb Troendle-Scott" w:date="2024-08-13T11:37:00Z" w16du:dateUtc="2024-08-13T03:37:00Z" w:id="1119"/>
              </w:rPr>
              <w:pPrChange w:author="Deb Troendle-Scott" w:date="2024-08-13T11:37:00Z" w16du:dateUtc="2024-08-13T03:37:00Z" w:id="1120">
                <w:pPr>
                  <w:pStyle w:val="FirstParagraph"/>
                </w:pPr>
              </w:pPrChange>
            </w:pPr>
            <w:del w:author="Deb Troendle-Scott" w:date="2024-08-13T11:37:00Z" w16du:dateUtc="2024-08-13T03:37:00Z" w:id="1121">
              <w:r w:rsidDel="00605C92">
                <w:fldChar w:fldCharType="begin"/>
              </w:r>
              <w:r w:rsidDel="00605C92">
                <w:delInstrText>HYPERLINK "https://www.youtube-nocookie.com/embed/Acc4zY1sQ0o" \h</w:delInstrText>
              </w:r>
              <w:r w:rsidDel="00605C92">
                <w:fldChar w:fldCharType="separate"/>
              </w:r>
              <w:r w:rsidDel="00605C92" w:rsidR="00B03D90">
                <w:rPr>
                  <w:rStyle w:val="Hyperlink"/>
                </w:rPr>
                <w:delText>https://www.youtube-nocookie.com/embed/Acc4zY1sQ0o</w:delText>
              </w:r>
              <w:r w:rsidDel="00605C92">
                <w:rPr>
                  <w:rStyle w:val="Hyperlink"/>
                </w:rPr>
                <w:fldChar w:fldCharType="end"/>
              </w:r>
            </w:del>
          </w:p>
          <w:p w:rsidR="00B03D90" w:rsidDel="00502154" w:rsidRDefault="00B03D90" w14:paraId="083A8715" w14:textId="5457798E">
            <w:pPr>
              <w:pStyle w:val="Heading3"/>
              <w:rPr>
                <w:del w:author="Deb Troendle-Scott" w:date="2024-08-04T18:10:00Z" w:id="1122"/>
              </w:rPr>
              <w:pPrChange w:author="Deb Troendle-Scott" w:date="2024-08-13T11:37:00Z" w16du:dateUtc="2024-08-13T03:37:00Z" w:id="1123">
                <w:pPr>
                  <w:pStyle w:val="Compact"/>
                  <w:numPr>
                    <w:numId w:val="21"/>
                  </w:numPr>
                  <w:ind w:left="720" w:hanging="360"/>
                </w:pPr>
              </w:pPrChange>
            </w:pPr>
            <w:del w:author="Deb Troendle-Scott" w:date="2024-08-13T11:37:00Z" w16du:dateUtc="2024-08-13T03:37:00Z" w:id="1124">
              <w:r w:rsidRPr="00502154" w:rsidDel="00605C92">
                <w:rPr>
                  <w:b/>
                  <w:bCs/>
                </w:rPr>
                <w:delText>Explore</w:delText>
              </w:r>
              <w:r w:rsidDel="00605C92">
                <w:delText xml:space="preserve">: </w:delText>
              </w:r>
              <w:r w:rsidDel="00605C92" w:rsidR="005E3538">
                <w:rPr>
                  <w:color w:val="auto"/>
                </w:rPr>
                <w:fldChar w:fldCharType="begin"/>
              </w:r>
              <w:r w:rsidDel="00605C92" w:rsidR="005E3538">
                <w:delInstrText>HYPERLINK "https://www.briansolis.com/2008/08/introducing-conversation-prism-html/" \h</w:delInstrText>
              </w:r>
              <w:r w:rsidDel="00605C92" w:rsidR="005E3538">
                <w:rPr>
                  <w:color w:val="auto"/>
                </w:rPr>
                <w:fldChar w:fldCharType="separate"/>
              </w:r>
              <w:r w:rsidDel="00605C92">
                <w:rPr>
                  <w:rStyle w:val="Hyperlink"/>
                </w:rPr>
                <w:delText>The Conversation Prism</w:delText>
              </w:r>
              <w:r w:rsidDel="00605C92" w:rsidR="005E3538">
                <w:rPr>
                  <w:rStyle w:val="Hyperlink"/>
                </w:rPr>
                <w:fldChar w:fldCharType="end"/>
              </w:r>
            </w:del>
            <w:del w:author="Deb Troendle-Scott" w:date="2024-08-04T18:01:00Z" w:id="1125">
              <w:r w:rsidDel="00502154">
                <w:delText xml:space="preserve"> </w:delText>
              </w:r>
            </w:del>
            <w:del w:author="Deb Troendle-Scott" w:date="2024-08-13T11:37:00Z" w16du:dateUtc="2024-08-13T03:37:00Z" w:id="1126">
              <w:r w:rsidDel="00605C92" w:rsidR="00502154">
                <w:fldChar w:fldCharType="begin"/>
              </w:r>
              <w:r w:rsidDel="00605C92" w:rsidR="00502154">
                <w:delInstrText xml:space="preserve"> ADDIN ZOTERO_ITEM CSL_CITATION {"citationID":"a2puvh8q3n4","properties":{"formattedCitation":"\\uldash{(2008)}","plainCitation":"(2008)","noteIndex":0},"citationItems":[{"id":332,"uris":["http://zotero.org/users/14693029/items/PYXH7LLK"],"itemData":{"id":332,"type":"post-weblog","abstract":"Last year, Robert Scoble and Darren Barefoot debuted the Social Media Starfish to visualize and document the rapidly evolving landscape for social tools, services, and networks. If you work in marketing, public relations, advertising, customer service, product development, or any discipline that’s motivated, shaped, and directed by customers, peers, stakeholders and influencers, monitoring and in some cases, participating in online conversations is critical in competing for the future. Over the last month, I worked with Jesse Thomas of JESS3, to...","container-title":"@Brian Solis","language":"en-US","title":"Introducing the conversation prism","URL":"https://briansolis.com/2008/08/introducing-conversation-prism-html/","author":[{"family":"Solis","given":"B."}],"accessed":{"date-parts":[["2024",8,4]]},"issued":{"date-parts":[["2008",8,5]]}},"label":"page","suppress-author":true}],"schema":"https://github.com/citation-style-language/schema/raw/master/csl-citation.json"} </w:delInstrText>
              </w:r>
              <w:r w:rsidDel="00605C92" w:rsidR="00502154">
                <w:fldChar w:fldCharType="separate"/>
              </w:r>
              <w:r w:rsidRPr="00502154" w:rsidDel="00605C92" w:rsidR="00502154">
                <w:rPr>
                  <w:rFonts w:ascii="Aptos" w:hAnsi="Aptos" w:cs="Times New Roman"/>
                  <w:u w:val="dash"/>
                </w:rPr>
                <w:delText>(2008)</w:delText>
              </w:r>
              <w:r w:rsidDel="00605C92" w:rsidR="00502154">
                <w:fldChar w:fldCharType="end"/>
              </w:r>
            </w:del>
            <w:del w:author="Deb Troendle-Scott" w:date="2024-08-04T18:01:00Z" w:id="1127">
              <w:r w:rsidDel="00502154">
                <w:delText xml:space="preserve">developed by </w:delText>
              </w:r>
              <w:r w:rsidDel="00502154" w:rsidR="005E3538">
                <w:rPr>
                  <w:color w:val="auto"/>
                </w:rPr>
                <w:fldChar w:fldCharType="begin"/>
              </w:r>
              <w:r w:rsidDel="00502154" w:rsidR="005E3538">
                <w:delInstrText>HYPERLINK "https://www.briansolis.com/about/" \h</w:delInstrText>
              </w:r>
              <w:r w:rsidDel="00502154" w:rsidR="005E3538">
                <w:rPr>
                  <w:color w:val="auto"/>
                </w:rPr>
                <w:fldChar w:fldCharType="separate"/>
              </w:r>
              <w:r w:rsidDel="00502154">
                <w:rPr>
                  <w:rStyle w:val="Hyperlink"/>
                </w:rPr>
                <w:delText>Brian Solis</w:delText>
              </w:r>
              <w:r w:rsidDel="00502154" w:rsidR="005E3538">
                <w:rPr>
                  <w:rStyle w:val="Hyperlink"/>
                </w:rPr>
                <w:fldChar w:fldCharType="end"/>
              </w:r>
            </w:del>
            <w:del w:author="Deb Troendle-Scott" w:date="2024-08-13T11:37:00Z" w16du:dateUtc="2024-08-13T03:37:00Z" w:id="1128">
              <w:r w:rsidDel="00605C92">
                <w:delText>.</w:delText>
              </w:r>
            </w:del>
          </w:p>
          <w:p w:rsidR="00B03D90" w:rsidDel="00605C92" w:rsidRDefault="00B03D90" w14:paraId="083A8716" w14:textId="387A4319">
            <w:pPr>
              <w:pStyle w:val="Heading3"/>
              <w:rPr>
                <w:del w:author="Deb Troendle-Scott" w:date="2024-08-13T11:37:00Z" w16du:dateUtc="2024-08-13T03:37:00Z" w:id="1129"/>
              </w:rPr>
              <w:pPrChange w:author="Deb Troendle-Scott" w:date="2024-08-13T11:37:00Z" w16du:dateUtc="2024-08-13T03:37:00Z" w:id="1130">
                <w:pPr>
                  <w:pStyle w:val="FirstParagraph"/>
                </w:pPr>
              </w:pPrChange>
            </w:pPr>
            <w:del w:author="Deb Troendle-Scott" w:date="2024-08-13T11:37:00Z" w16du:dateUtc="2024-08-13T03:37:00Z" w:id="1131">
              <w:r w:rsidDel="00605C92">
                <w:delText>Also refer to the graphic below listing numerous apps for listening, learning, and adapting. (</w:delText>
              </w:r>
              <w:r w:rsidRPr="00502154" w:rsidDel="00605C92">
                <w:rPr>
                  <w:kern w:val="2"/>
                  <w:lang w:val="en-CA"/>
                  <w14:ligatures w14:val="standardContextual"/>
                  <w:rPrChange w:author="Deb Troendle-Scott" w:date="2024-08-04T18:06:00Z" w:id="1132">
                    <w:rPr>
                      <w:i/>
                      <w:iCs/>
                    </w:rPr>
                  </w:rPrChange>
                </w:rPr>
                <w:delText xml:space="preserve">Click </w:delText>
              </w:r>
            </w:del>
            <w:del w:author="Deb Troendle-Scott" w:date="2024-08-04T18:11:00Z" w:id="1133">
              <w:r w:rsidRPr="00502154" w:rsidDel="00502154">
                <w:rPr>
                  <w:kern w:val="2"/>
                  <w:lang w:val="en-CA"/>
                  <w14:ligatures w14:val="standardContextual"/>
                  <w:rPrChange w:author="Deb Troendle-Scott" w:date="2024-08-04T18:06:00Z" w:id="1134">
                    <w:rPr>
                      <w:i/>
                      <w:iCs/>
                    </w:rPr>
                  </w:rPrChange>
                </w:rPr>
                <w:delText xml:space="preserve">on </w:delText>
              </w:r>
            </w:del>
            <w:del w:author="Deb Troendle-Scott" w:date="2024-08-13T11:37:00Z" w16du:dateUtc="2024-08-13T03:37:00Z" w:id="1135">
              <w:r w:rsidRPr="00502154" w:rsidDel="00605C92">
                <w:rPr>
                  <w:kern w:val="2"/>
                  <w:lang w:val="en-CA"/>
                  <w14:ligatures w14:val="standardContextual"/>
                  <w:rPrChange w:author="Deb Troendle-Scott" w:date="2024-08-04T18:06:00Z" w:id="1136">
                    <w:rPr>
                      <w:i/>
                      <w:iCs/>
                    </w:rPr>
                  </w:rPrChange>
                </w:rPr>
                <w:delText>the graphic to enlarge.</w:delText>
              </w:r>
              <w:r w:rsidDel="00605C92">
                <w:delText>)</w:delText>
              </w:r>
            </w:del>
          </w:p>
          <w:p w:rsidR="00B03D90" w:rsidDel="00605C92" w:rsidRDefault="00B03D90" w14:paraId="083A8717" w14:textId="456CF876">
            <w:pPr>
              <w:pStyle w:val="Heading3"/>
              <w:rPr>
                <w:del w:author="Deb Troendle-Scott" w:date="2024-08-13T11:37:00Z" w16du:dateUtc="2024-08-13T03:37:00Z" w:id="1137"/>
              </w:rPr>
              <w:pPrChange w:author="Deb Troendle-Scott" w:date="2024-08-13T11:37:00Z" w16du:dateUtc="2024-08-13T03:37:00Z" w:id="1138">
                <w:pPr>
                  <w:pStyle w:val="BodyText"/>
                </w:pPr>
              </w:pPrChange>
            </w:pPr>
          </w:p>
          <w:tbl>
            <w:tblPr>
              <w:tblStyle w:val="Table"/>
              <w:tblW w:w="5000" w:type="pct"/>
              <w:tblLayout w:type="fixed"/>
              <w:tblLook w:val="0000" w:firstRow="0" w:lastRow="0" w:firstColumn="0" w:lastColumn="0" w:noHBand="0" w:noVBand="0"/>
            </w:tblPr>
            <w:tblGrid>
              <w:gridCol w:w="9022"/>
            </w:tblGrid>
            <w:tr w:rsidR="00B03D90" w:rsidDel="00605C92" w14:paraId="083A871B" w14:textId="0F26F66A">
              <w:trPr>
                <w:del w:author="Deb Troendle-Scott" w:date="2024-08-13T11:37:00Z" w:id="1139"/>
              </w:trPr>
              <w:tc>
                <w:tcPr>
                  <w:tcW w:w="0" w:type="auto"/>
                </w:tcPr>
                <w:p w:rsidR="00B03D90" w:rsidDel="00605C92" w:rsidRDefault="00B03D90" w14:paraId="083A8718" w14:textId="519B7B10">
                  <w:pPr>
                    <w:pStyle w:val="Heading3"/>
                    <w:rPr>
                      <w:del w:author="Deb Troendle-Scott" w:date="2024-08-13T11:37:00Z" w16du:dateUtc="2024-08-13T03:37:00Z" w:id="1140"/>
                    </w:rPr>
                    <w:pPrChange w:author="Deb Troendle-Scott" w:date="2024-08-13T11:37:00Z" w16du:dateUtc="2024-08-13T03:37:00Z" w:id="1141">
                      <w:pPr>
                        <w:pStyle w:val="ImageCaption"/>
                        <w:spacing w:before="200"/>
                      </w:pPr>
                    </w:pPrChange>
                  </w:pPr>
                  <w:bookmarkStart w:name="fig-11327713066xc661527cef" w:id="1142"/>
                  <w:del w:author="Deb Troendle-Scott" w:date="2024-08-13T11:37:00Z" w16du:dateUtc="2024-08-13T03:37:00Z" w:id="1143">
                    <w:r w:rsidDel="00605C92">
                      <w:delText>Figure 5.3: The Conversation Prism</w:delText>
                    </w:r>
                  </w:del>
                </w:p>
                <w:p w:rsidR="00B03D90" w:rsidDel="00605C92" w:rsidRDefault="00B03D90" w14:paraId="083A8719" w14:textId="5528AB9F">
                  <w:pPr>
                    <w:pStyle w:val="Heading3"/>
                    <w:rPr>
                      <w:del w:author="Deb Troendle-Scott" w:date="2024-08-13T11:37:00Z" w16du:dateUtc="2024-08-13T03:37:00Z" w:id="1144"/>
                    </w:rPr>
                    <w:pPrChange w:author="Deb Troendle-Scott" w:date="2024-08-13T11:37:00Z" w16du:dateUtc="2024-08-13T03:37:00Z" w:id="1145">
                      <w:pPr>
                        <w:jc w:val="center"/>
                      </w:pPr>
                    </w:pPrChange>
                  </w:pPr>
                  <w:del w:author="Deb Troendle-Scott" w:date="2024-08-13T11:37:00Z" w16du:dateUtc="2024-08-13T03:37:00Z" w:id="1146">
                    <w:r w:rsidDel="00605C92">
                      <w:rPr>
                        <w:noProof/>
                      </w:rPr>
                      <w:drawing>
                        <wp:inline distT="0" distB="0" distL="0" distR="0" wp14:anchorId="083A876C" wp14:editId="083A876D">
                          <wp:extent cx="5334000" cy="6806184"/>
                          <wp:effectExtent l="0" t="0" r="0" b="0"/>
                          <wp:docPr id="520" name="Picture"/>
                          <wp:cNvGraphicFramePr/>
                          <a:graphic xmlns:a="http://schemas.openxmlformats.org/drawingml/2006/main">
                            <a:graphicData uri="http://schemas.openxmlformats.org/drawingml/2006/picture">
                              <pic:pic xmlns:pic="http://schemas.openxmlformats.org/drawingml/2006/picture">
                                <pic:nvPicPr>
                                  <pic:cNvPr id="521" name="Picture" descr="assets/u5/conversation_prism.jpg"/>
                                  <pic:cNvPicPr>
                                    <a:picLocks noChangeAspect="1" noChangeArrowheads="1"/>
                                  </pic:cNvPicPr>
                                </pic:nvPicPr>
                                <pic:blipFill>
                                  <a:blip r:embed="rId20"/>
                                  <a:stretch>
                                    <a:fillRect/>
                                  </a:stretch>
                                </pic:blipFill>
                                <pic:spPr bwMode="auto">
                                  <a:xfrm>
                                    <a:off x="0" y="0"/>
                                    <a:ext cx="5334000" cy="6806184"/>
                                  </a:xfrm>
                                  <a:prstGeom prst="rect">
                                    <a:avLst/>
                                  </a:prstGeom>
                                  <a:noFill/>
                                  <a:ln w="9525">
                                    <a:noFill/>
                                    <a:headEnd/>
                                    <a:tailEnd/>
                                  </a:ln>
                                </pic:spPr>
                              </pic:pic>
                            </a:graphicData>
                          </a:graphic>
                        </wp:inline>
                      </w:drawing>
                    </w:r>
                  </w:del>
                </w:p>
                <w:p w:rsidR="00B03D90" w:rsidDel="00605C92" w:rsidRDefault="00EC5118" w14:paraId="083A871A" w14:textId="2F76342E">
                  <w:pPr>
                    <w:pStyle w:val="Heading3"/>
                    <w:rPr>
                      <w:del w:author="Deb Troendle-Scott" w:date="2024-08-13T11:37:00Z" w16du:dateUtc="2024-08-13T03:37:00Z" w:id="1147"/>
                    </w:rPr>
                    <w:pPrChange w:author="Deb Troendle-Scott" w:date="2024-08-13T11:37:00Z" w16du:dateUtc="2024-08-13T03:37:00Z" w:id="1148">
                      <w:pPr>
                        <w:pStyle w:val="BlockText"/>
                        <w:jc w:val="center"/>
                      </w:pPr>
                    </w:pPrChange>
                  </w:pPr>
                  <w:del w:author="Deb Troendle-Scott" w:date="2024-08-13T11:37:00Z" w16du:dateUtc="2024-08-13T03:37:00Z" w:id="1149">
                    <w:r w:rsidDel="00605C92">
                      <w:fldChar w:fldCharType="begin"/>
                    </w:r>
                    <w:r w:rsidDel="00605C92">
                      <w:delInstrText>HYPERLINK "https://flickr.com/photos/solucionafacil/11327713066" \h</w:delInstrText>
                    </w:r>
                    <w:r w:rsidDel="00605C92">
                      <w:fldChar w:fldCharType="separate"/>
                    </w:r>
                    <w:r w:rsidDel="00605C92" w:rsidR="00B03D90">
                      <w:rPr>
                        <w:rStyle w:val="Hyperlink"/>
                        <w:i/>
                        <w:iCs/>
                      </w:rPr>
                      <w:delText>Image</w:delText>
                    </w:r>
                    <w:r w:rsidDel="00605C92">
                      <w:rPr>
                        <w:rStyle w:val="Hyperlink"/>
                        <w:i/>
                        <w:iCs/>
                      </w:rPr>
                      <w:fldChar w:fldCharType="end"/>
                    </w:r>
                    <w:r w:rsidDel="00605C92" w:rsidR="00B03D90">
                      <w:rPr>
                        <w:i/>
                        <w:iCs/>
                      </w:rPr>
                      <w:delText xml:space="preserve"> by </w:delText>
                    </w:r>
                    <w:r w:rsidDel="00605C92">
                      <w:fldChar w:fldCharType="begin"/>
                    </w:r>
                    <w:r w:rsidDel="00605C92">
                      <w:delInstrText>HYPERLINK "https://flickr.com/people/solucionafacil" \h</w:delInstrText>
                    </w:r>
                    <w:r w:rsidDel="00605C92">
                      <w:fldChar w:fldCharType="separate"/>
                    </w:r>
                    <w:r w:rsidDel="00605C92" w:rsidR="00B03D90">
                      <w:rPr>
                        <w:rStyle w:val="Hyperlink"/>
                        <w:i/>
                        <w:iCs/>
                      </w:rPr>
                      <w:delText>SolucionaFacil.es</w:delText>
                    </w:r>
                    <w:r w:rsidDel="00605C92">
                      <w:rPr>
                        <w:rStyle w:val="Hyperlink"/>
                        <w:i/>
                        <w:iCs/>
                      </w:rPr>
                      <w:fldChar w:fldCharType="end"/>
                    </w:r>
                    <w:r w:rsidDel="00605C92" w:rsidR="00B03D90">
                      <w:rPr>
                        <w:i/>
                        <w:iCs/>
                      </w:rPr>
                      <w:delText xml:space="preserve"> shared under a </w:delText>
                    </w:r>
                    <w:r w:rsidDel="00605C92">
                      <w:fldChar w:fldCharType="begin"/>
                    </w:r>
                    <w:r w:rsidDel="00605C92">
                      <w:delInstrText>HYPERLINK "https://creativecommons.org/licenses/by-nd/2.0/" \h</w:delInstrText>
                    </w:r>
                    <w:r w:rsidDel="00605C92">
                      <w:fldChar w:fldCharType="separate"/>
                    </w:r>
                    <w:r w:rsidDel="00605C92" w:rsidR="00B03D90">
                      <w:rPr>
                        <w:rStyle w:val="Hyperlink"/>
                        <w:i/>
                        <w:iCs/>
                      </w:rPr>
                      <w:delText>Creative Commons (BY-ND) license</w:delText>
                    </w:r>
                    <w:r w:rsidDel="00605C92">
                      <w:rPr>
                        <w:rStyle w:val="Hyperlink"/>
                        <w:i/>
                        <w:iCs/>
                      </w:rPr>
                      <w:fldChar w:fldCharType="end"/>
                    </w:r>
                  </w:del>
                </w:p>
              </w:tc>
              <w:bookmarkEnd w:id="1142"/>
            </w:tr>
          </w:tbl>
          <w:p w:rsidR="00B03D90" w:rsidDel="00605C92" w:rsidRDefault="00B03D90" w14:paraId="083A871C" w14:textId="50420FE1">
            <w:pPr>
              <w:pStyle w:val="Heading3"/>
              <w:rPr>
                <w:del w:author="Deb Troendle-Scott" w:date="2024-08-13T11:37:00Z" w16du:dateUtc="2024-08-13T03:37:00Z" w:id="1150"/>
              </w:rPr>
              <w:pPrChange w:author="Deb Troendle-Scott" w:date="2024-08-13T11:37:00Z" w16du:dateUtc="2024-08-13T03:37:00Z" w:id="1151">
                <w:pPr>
                  <w:pStyle w:val="BlockText"/>
                </w:pPr>
              </w:pPrChange>
            </w:pPr>
            <w:del w:author="Deb Troendle-Scott" w:date="2024-08-13T11:37:00Z" w16du:dateUtc="2024-08-13T03:37:00Z" w:id="1152">
              <w:r w:rsidDel="00605C92">
                <w:rPr>
                  <w:i/>
                  <w:iCs/>
                </w:rPr>
                <w:delText>Feel free to annotate the articles you read, or reply to annotations using Hypothes.is. Remember to tag your posts using the course code: LDRS101.</w:delText>
              </w:r>
            </w:del>
          </w:p>
        </w:tc>
      </w:tr>
    </w:tbl>
    <w:p w:rsidR="00B03D90" w:rsidDel="00605C92" w:rsidRDefault="00B03D90" w14:paraId="083A871E" w14:textId="727FC45F">
      <w:pPr>
        <w:pStyle w:val="Heading3"/>
        <w:rPr>
          <w:del w:author="Deb Troendle-Scott" w:date="2024-08-13T11:37:00Z" w16du:dateUtc="2024-08-13T03:37:00Z" w:id="1153"/>
        </w:rPr>
      </w:pPr>
      <w:bookmarkStart w:name="X25044593eb4bd7f2fdd0ec570ea91c86ffd411e" w:id="1154"/>
      <w:bookmarkEnd w:id="1084"/>
      <w:del w:author="Deb Troendle-Scott" w:date="2024-08-13T11:37:00Z" w16du:dateUtc="2024-08-13T03:37:00Z" w:id="1155">
        <w:r w:rsidDel="00605C92">
          <w:delText>5.3.6 Activity: Social Media, Online Identity, and Learning</w:delText>
        </w:r>
      </w:del>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Del="00605C92" w:rsidTr="00F22A09" w14:paraId="083A8727" w14:textId="6E6D4CC9">
        <w:trPr>
          <w:cantSplit/>
          <w:del w:author="Deb Troendle-Scott" w:date="2024-08-13T11:37:00Z" w:id="1156"/>
        </w:trPr>
        <w:tc>
          <w:tcPr>
            <w:tcW w:w="0" w:type="auto"/>
            <w:tcMar>
              <w:left w:w="144" w:type="dxa"/>
            </w:tcMar>
          </w:tcPr>
          <w:p w:rsidR="00B03D90" w:rsidDel="00605C92" w:rsidRDefault="00B03D90" w14:paraId="083A871F" w14:textId="2A9D5B23">
            <w:pPr>
              <w:pStyle w:val="Heading3"/>
              <w:rPr>
                <w:del w:author="Deb Troendle-Scott" w:date="2024-08-13T11:37:00Z" w16du:dateUtc="2024-08-13T03:37:00Z" w:id="1157"/>
              </w:rPr>
              <w:pPrChange w:author="Deb Troendle-Scott" w:date="2024-08-13T11:37:00Z" w16du:dateUtc="2024-08-13T03:37:00Z" w:id="1158">
                <w:pPr>
                  <w:pStyle w:val="FirstParagraph"/>
                  <w:spacing w:before="16" w:after="64"/>
                </w:pPr>
              </w:pPrChange>
            </w:pPr>
          </w:p>
          <w:p w:rsidR="00B03D90" w:rsidDel="00605C92" w:rsidRDefault="00B03D90" w14:paraId="083A8720" w14:textId="23FDE6EB">
            <w:pPr>
              <w:pStyle w:val="Heading3"/>
              <w:rPr>
                <w:del w:author="Deb Troendle-Scott" w:date="2024-08-13T11:37:00Z" w16du:dateUtc="2024-08-13T03:37:00Z" w:id="1159"/>
              </w:rPr>
              <w:pPrChange w:author="Deb Troendle-Scott" w:date="2024-08-13T11:37:00Z" w16du:dateUtc="2024-08-13T03:37:00Z" w:id="1160">
                <w:pPr>
                  <w:pStyle w:val="BodyText"/>
                  <w:spacing w:before="16"/>
                </w:pPr>
              </w:pPrChange>
            </w:pPr>
            <w:del w:author="Deb Troendle-Scott" w:date="2024-08-13T11:37:00Z" w16du:dateUtc="2024-08-13T03:37:00Z" w:id="1161">
              <w:r w:rsidDel="00605C92">
                <w:delText>Join the Discourse discussion forum on social media, online identity and learning by sharing your personal views and thoughts. Choose one or more of the following questions as a catalyst for your contributions to the forum:</w:delText>
              </w:r>
            </w:del>
          </w:p>
          <w:p w:rsidR="00B03D90" w:rsidDel="00605C92" w:rsidRDefault="00B03D90" w14:paraId="083A8721" w14:textId="6BF6BAC5">
            <w:pPr>
              <w:pStyle w:val="Heading3"/>
              <w:rPr>
                <w:del w:author="Deb Troendle-Scott" w:date="2024-08-13T11:37:00Z" w16du:dateUtc="2024-08-13T03:37:00Z" w:id="1162"/>
              </w:rPr>
              <w:pPrChange w:author="Deb Troendle-Scott" w:date="2024-08-13T11:37:00Z" w16du:dateUtc="2024-08-13T03:37:00Z" w:id="1163">
                <w:pPr>
                  <w:pStyle w:val="Compact"/>
                  <w:numPr>
                    <w:numId w:val="2"/>
                  </w:numPr>
                  <w:ind w:left="720" w:hanging="360"/>
                </w:pPr>
              </w:pPrChange>
            </w:pPr>
            <w:del w:author="Deb Troendle-Scott" w:date="2024-08-13T11:37:00Z" w16du:dateUtc="2024-08-13T03:37:00Z" w:id="1164">
              <w:r w:rsidDel="00605C92">
                <w:delText>How much of what you learn should be open and transparent (i.e. public) and how much should be kept private? Why?</w:delText>
              </w:r>
            </w:del>
          </w:p>
          <w:p w:rsidR="00B03D90" w:rsidDel="00605C92" w:rsidRDefault="00B03D90" w14:paraId="083A8722" w14:textId="7B817104">
            <w:pPr>
              <w:pStyle w:val="Heading3"/>
              <w:rPr>
                <w:del w:author="Deb Troendle-Scott" w:date="2024-08-13T11:37:00Z" w16du:dateUtc="2024-08-13T03:37:00Z" w:id="1165"/>
              </w:rPr>
              <w:pPrChange w:author="Deb Troendle-Scott" w:date="2024-08-13T11:37:00Z" w16du:dateUtc="2024-08-13T03:37:00Z" w:id="1166">
                <w:pPr>
                  <w:pStyle w:val="Compact"/>
                  <w:numPr>
                    <w:numId w:val="2"/>
                  </w:numPr>
                  <w:ind w:left="720" w:hanging="360"/>
                </w:pPr>
              </w:pPrChange>
            </w:pPr>
            <w:del w:author="Deb Troendle-Scott" w:date="2024-08-13T11:37:00Z" w16du:dateUtc="2024-08-13T03:37:00Z" w:id="1167">
              <w:r w:rsidDel="00605C92">
                <w:delText>In a digital age, how important is it for you to build a digital footprint of your learning?</w:delText>
              </w:r>
            </w:del>
          </w:p>
          <w:p w:rsidR="00B03D90" w:rsidDel="00605C92" w:rsidRDefault="00B03D90" w14:paraId="083A8723" w14:textId="4C6B0650">
            <w:pPr>
              <w:pStyle w:val="Heading3"/>
              <w:rPr>
                <w:del w:author="Deb Troendle-Scott" w:date="2024-08-13T11:37:00Z" w16du:dateUtc="2024-08-13T03:37:00Z" w:id="1168"/>
              </w:rPr>
              <w:pPrChange w:author="Deb Troendle-Scott" w:date="2024-08-13T11:37:00Z" w16du:dateUtc="2024-08-13T03:37:00Z" w:id="1169">
                <w:pPr>
                  <w:pStyle w:val="Compact"/>
                  <w:numPr>
                    <w:numId w:val="2"/>
                  </w:numPr>
                  <w:ind w:left="720" w:hanging="360"/>
                </w:pPr>
              </w:pPrChange>
            </w:pPr>
            <w:del w:author="Deb Troendle-Scott" w:date="2024-08-13T11:37:00Z" w16du:dateUtc="2024-08-13T03:37:00Z" w:id="1170">
              <w:r w:rsidDel="00605C92">
                <w:delText>What are the challenges and opportunities for building your online identity?</w:delText>
              </w:r>
            </w:del>
          </w:p>
          <w:p w:rsidR="00B03D90" w:rsidDel="00605C92" w:rsidRDefault="00B03D90" w14:paraId="083A8724" w14:textId="1F46D0EA">
            <w:pPr>
              <w:pStyle w:val="Heading3"/>
              <w:rPr>
                <w:del w:author="Deb Troendle-Scott" w:date="2024-08-13T11:37:00Z" w16du:dateUtc="2024-08-13T03:37:00Z" w:id="1171"/>
              </w:rPr>
              <w:pPrChange w:author="Deb Troendle-Scott" w:date="2024-08-13T11:37:00Z" w16du:dateUtc="2024-08-13T03:37:00Z" w:id="1172">
                <w:pPr>
                  <w:pStyle w:val="Compact"/>
                  <w:numPr>
                    <w:numId w:val="2"/>
                  </w:numPr>
                  <w:ind w:left="720" w:hanging="360"/>
                </w:pPr>
              </w:pPrChange>
            </w:pPr>
            <w:del w:author="Deb Troendle-Scott" w:date="2024-08-13T11:37:00Z" w16du:dateUtc="2024-08-13T03:37:00Z" w:id="1173">
              <w:r w:rsidDel="00605C92">
                <w:delText>What levels of online engagement do your feel are appropriate for your own learning on this course? Does this differ from your engagement in other online communities?</w:delText>
              </w:r>
            </w:del>
          </w:p>
          <w:p w:rsidR="00B03D90" w:rsidDel="00605C92" w:rsidRDefault="00B03D90" w14:paraId="083A8725" w14:textId="1908873B">
            <w:pPr>
              <w:pStyle w:val="Heading3"/>
              <w:rPr>
                <w:del w:author="Deb Troendle-Scott" w:date="2024-08-13T11:37:00Z" w16du:dateUtc="2024-08-13T03:37:00Z" w:id="1174"/>
              </w:rPr>
              <w:pPrChange w:author="Deb Troendle-Scott" w:date="2024-08-13T11:37:00Z" w16du:dateUtc="2024-08-13T03:37:00Z" w:id="1175">
                <w:pPr>
                  <w:pStyle w:val="Compact"/>
                  <w:numPr>
                    <w:numId w:val="2"/>
                  </w:numPr>
                  <w:ind w:left="720" w:hanging="360"/>
                </w:pPr>
              </w:pPrChange>
            </w:pPr>
            <w:del w:author="Deb Troendle-Scott" w:date="2024-08-13T11:37:00Z" w16du:dateUtc="2024-08-13T03:37:00Z" w:id="1176">
              <w:r w:rsidDel="00605C92">
                <w:delText>Other?</w:delText>
              </w:r>
            </w:del>
          </w:p>
          <w:p w:rsidR="00B03D90" w:rsidDel="00605C92" w:rsidRDefault="00B03D90" w14:paraId="083A8726" w14:textId="5160175E">
            <w:pPr>
              <w:pStyle w:val="Heading3"/>
              <w:rPr>
                <w:del w:author="Deb Troendle-Scott" w:date="2024-08-13T11:37:00Z" w16du:dateUtc="2024-08-13T03:37:00Z" w:id="1177"/>
              </w:rPr>
              <w:pPrChange w:author="Deb Troendle-Scott" w:date="2024-08-13T11:37:00Z" w16du:dateUtc="2024-08-13T03:37:00Z" w:id="1178">
                <w:pPr>
                  <w:pStyle w:val="BlockText"/>
                </w:pPr>
              </w:pPrChange>
            </w:pPr>
            <w:del w:author="Deb Troendle-Scott" w:date="2024-08-13T11:37:00Z" w16du:dateUtc="2024-08-13T03:37:00Z" w:id="1179">
              <w:r w:rsidDel="00605C92">
                <w:rPr>
                  <w:i/>
                  <w:iCs/>
                </w:rPr>
                <w:delText xml:space="preserve">Please “like”, share and reply to posts. These are forms of engagement and a contribution to your online learning identity. Remember to tag your posts using the course code: LDRS101 </w:delText>
              </w:r>
            </w:del>
          </w:p>
        </w:tc>
      </w:tr>
    </w:tbl>
    <w:p w:rsidR="00B03D90" w:rsidDel="00605C92" w:rsidRDefault="00B03D90" w14:paraId="083A8728" w14:textId="527E36D5">
      <w:pPr>
        <w:pStyle w:val="Heading3"/>
        <w:rPr>
          <w:del w:author="Deb Troendle-Scott" w:date="2024-08-13T11:37:00Z" w16du:dateUtc="2024-08-13T03:37:00Z" w:id="1180"/>
        </w:rPr>
        <w:pPrChange w:author="Deb Troendle-Scott" w:date="2024-08-13T11:37:00Z" w16du:dateUtc="2024-08-13T03:37:00Z" w:id="1181">
          <w:pPr>
            <w:pStyle w:val="Heading2"/>
          </w:pPr>
        </w:pPrChange>
      </w:pPr>
      <w:bookmarkStart w:name="connecting-to-the-twu-community" w:id="1182"/>
      <w:bookmarkEnd w:id="834"/>
      <w:bookmarkEnd w:id="1154"/>
      <w:del w:author="Deb Troendle-Scott" w:date="2024-08-13T11:37:00Z" w16du:dateUtc="2024-08-13T03:37:00Z" w:id="1183">
        <w:r w:rsidDel="00605C92">
          <w:delText>5.4 Connecting To the T</w:delText>
        </w:r>
      </w:del>
      <w:del w:author="Deb Troendle-Scott" w:date="2024-08-05T12:10:00Z" w16du:dateUtc="2024-08-05T04:10:00Z" w:id="1184">
        <w:r w:rsidDel="00C2414B">
          <w:delText>wu</w:delText>
        </w:r>
      </w:del>
      <w:del w:author="Deb Troendle-Scott" w:date="2024-08-13T11:37:00Z" w16du:dateUtc="2024-08-13T03:37:00Z" w:id="1185">
        <w:r w:rsidDel="00605C92">
          <w:delText xml:space="preserve"> Community</w:delText>
        </w:r>
      </w:del>
    </w:p>
    <w:p w:rsidR="00B03D90" w:rsidDel="00605C92" w:rsidRDefault="00B03D90" w14:paraId="083A8729" w14:textId="4ABD4AB3">
      <w:pPr>
        <w:pStyle w:val="Heading3"/>
        <w:rPr>
          <w:del w:author="Deb Troendle-Scott" w:date="2024-08-13T11:37:00Z" w16du:dateUtc="2024-08-13T03:37:00Z" w:id="1186"/>
        </w:rPr>
        <w:pPrChange w:author="Deb Troendle-Scott" w:date="2024-08-13T11:37:00Z" w16du:dateUtc="2024-08-13T03:37:00Z" w:id="1187">
          <w:pPr>
            <w:pStyle w:val="FirstParagraph"/>
          </w:pPr>
        </w:pPrChange>
      </w:pPr>
      <w:del w:author="Deb Troendle-Scott" w:date="2024-08-13T11:37:00Z" w16du:dateUtc="2024-08-13T03:37:00Z" w:id="1188">
        <w:r w:rsidDel="00605C92">
          <w:delText>Our final topic focuses on the TWU community and how you can participate both online and on campus. As a TWU student you have the opportunity to connect with a diverse student body, faculty and staff. What role does technology play in how you communicate with your peers, collaborate on projects, and build relationships?</w:delText>
        </w:r>
      </w:del>
    </w:p>
    <w:p w:rsidR="00B03D90" w:rsidDel="00605C92" w:rsidRDefault="00B03D90" w14:paraId="083A872A" w14:textId="7FD6B286">
      <w:pPr>
        <w:pStyle w:val="Heading3"/>
        <w:rPr>
          <w:del w:author="Deb Troendle-Scott" w:date="2024-08-13T11:37:00Z" w16du:dateUtc="2024-08-13T03:37:00Z" w:id="1189"/>
        </w:rPr>
        <w:pPrChange w:author="Deb Troendle-Scott" w:date="2024-08-13T11:37:00Z" w16du:dateUtc="2024-08-13T03:37:00Z" w:id="1190">
          <w:pPr>
            <w:pStyle w:val="BodyText"/>
          </w:pPr>
        </w:pPrChange>
      </w:pPr>
      <w:del w:author="Deb Troendle-Scott" w:date="2024-08-13T11:37:00Z" w16du:dateUtc="2024-08-13T03:37:00Z" w:id="1191">
        <w:r w:rsidDel="00605C92">
          <w:delText>In this unit we have discussed what it means to be a digital citizen, and how we can engage with online communities. How does this apply to you as a TWU stude nt? As we wrap up this unit, we encourage you to reflect on your personal and academic goals and how you can engage with the TWU community.</w:delText>
        </w:r>
      </w:del>
    </w:p>
    <w:p w:rsidR="00B03D90" w:rsidDel="00605C92" w:rsidRDefault="00B03D90" w14:paraId="083A872B" w14:textId="0EFB6C48">
      <w:pPr>
        <w:pStyle w:val="Heading3"/>
        <w:rPr>
          <w:del w:author="Deb Troendle-Scott" w:date="2024-08-13T11:37:00Z" w16du:dateUtc="2024-08-13T03:37:00Z" w:id="1192"/>
        </w:rPr>
      </w:pPr>
      <w:bookmarkStart w:name="activity-twus-learning-community" w:id="1193"/>
      <w:del w:author="Deb Troendle-Scott" w:date="2024-08-13T11:37:00Z" w16du:dateUtc="2024-08-13T03:37:00Z" w:id="1194">
        <w:r w:rsidDel="00605C92">
          <w:delText>5.4.1 Activity: Twu’s Learning Community</w:delText>
        </w:r>
      </w:del>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B03D90" w:rsidDel="00605C92" w:rsidTr="00F22A09" w14:paraId="083A873E" w14:textId="155E589E">
        <w:trPr>
          <w:cantSplit/>
          <w:del w:author="Deb Troendle-Scott" w:date="2024-08-13T11:37:00Z" w:id="1195"/>
        </w:trPr>
        <w:tc>
          <w:tcPr>
            <w:tcW w:w="0" w:type="auto"/>
            <w:tcMar>
              <w:left w:w="144" w:type="dxa"/>
            </w:tcMar>
          </w:tcPr>
          <w:p w:rsidR="00B03D90" w:rsidDel="00605C92" w:rsidRDefault="00B03D90" w14:paraId="083A872C" w14:textId="5E75C219">
            <w:pPr>
              <w:pStyle w:val="Heading3"/>
              <w:rPr>
                <w:del w:author="Deb Troendle-Scott" w:date="2024-08-13T11:37:00Z" w16du:dateUtc="2024-08-13T03:37:00Z" w:id="1196"/>
              </w:rPr>
              <w:pPrChange w:author="Deb Troendle-Scott" w:date="2024-08-13T11:37:00Z" w16du:dateUtc="2024-08-13T03:37:00Z" w:id="1197">
                <w:pPr>
                  <w:pStyle w:val="FirstParagraph"/>
                  <w:spacing w:before="16" w:after="64"/>
                </w:pPr>
              </w:pPrChange>
            </w:pPr>
          </w:p>
          <w:p w:rsidR="00B03D90" w:rsidDel="00605C92" w:rsidRDefault="00B03D90" w14:paraId="083A872D" w14:textId="4142A4B7">
            <w:pPr>
              <w:pStyle w:val="Heading3"/>
              <w:rPr>
                <w:del w:author="Deb Troendle-Scott" w:date="2024-08-13T11:37:00Z" w16du:dateUtc="2024-08-13T03:37:00Z" w:id="1198"/>
              </w:rPr>
              <w:pPrChange w:author="Deb Troendle-Scott" w:date="2024-08-13T11:37:00Z" w16du:dateUtc="2024-08-13T03:37:00Z" w:id="1199">
                <w:pPr>
                  <w:pStyle w:val="BodyText"/>
                  <w:spacing w:before="16"/>
                </w:pPr>
              </w:pPrChange>
            </w:pPr>
            <w:del w:author="Deb Troendle-Scott" w:date="2024-08-13T11:37:00Z" w16du:dateUtc="2024-08-13T03:37:00Z" w:id="1200">
              <w:r w:rsidDel="00605C92">
                <w:delText>Take a moment to re-read the course description for this course:</w:delText>
              </w:r>
            </w:del>
          </w:p>
          <w:p w:rsidR="00B03D90" w:rsidDel="00605C92" w:rsidRDefault="00B03D90" w14:paraId="083A872E" w14:textId="07EB506A">
            <w:pPr>
              <w:pStyle w:val="Heading3"/>
              <w:rPr>
                <w:del w:author="Deb Troendle-Scott" w:date="2024-08-13T11:37:00Z" w16du:dateUtc="2024-08-13T03:37:00Z" w:id="1201"/>
              </w:rPr>
              <w:pPrChange w:author="Deb Troendle-Scott" w:date="2024-08-13T11:37:00Z" w16du:dateUtc="2024-08-13T03:37:00Z" w:id="1202">
                <w:pPr>
                  <w:pStyle w:val="BlockText"/>
                </w:pPr>
              </w:pPrChange>
            </w:pPr>
            <w:del w:author="Deb Troendle-Scott" w:date="2024-08-13T11:37:00Z" w16du:dateUtc="2024-08-13T03:37:00Z" w:id="1203">
              <w:r w:rsidDel="00605C92">
                <w:delText>Introduces theories and competencies related to learning and thriving in a digital world. Explores how learners are situated in ‘the digital’ throughout their lives and how they can use digital technologies to enhance and enrich their experience of learning, working, and playing. Learners will begin to build a curated digital footprint, initiate and develop personal and professional learning networks; develop competencies to allow them to evaluate and choose digital platforms and tools that are safe and ethical; and explore how to use digital technologies to discover, curate, connect, and share knowledge with their communities.</w:delText>
              </w:r>
            </w:del>
          </w:p>
          <w:p w:rsidR="00B03D90" w:rsidDel="00605C92" w:rsidRDefault="00B03D90" w14:paraId="083A872F" w14:textId="52CCBA01">
            <w:pPr>
              <w:pStyle w:val="Heading3"/>
              <w:rPr>
                <w:del w:author="Deb Troendle-Scott" w:date="2024-08-13T11:37:00Z" w16du:dateUtc="2024-08-13T03:37:00Z" w:id="1204"/>
              </w:rPr>
              <w:pPrChange w:author="Deb Troendle-Scott" w:date="2024-08-13T11:37:00Z" w16du:dateUtc="2024-08-13T03:37:00Z" w:id="1205">
                <w:pPr>
                  <w:pStyle w:val="FirstParagraph"/>
                </w:pPr>
              </w:pPrChange>
            </w:pPr>
            <w:del w:author="Deb Troendle-Scott" w:date="2024-08-13T11:37:00Z" w16du:dateUtc="2024-08-13T03:37:00Z" w:id="1206">
              <w:r w:rsidDel="00605C92">
                <w:delText>Next, focus on two key course learning outcomes:</w:delText>
              </w:r>
            </w:del>
          </w:p>
          <w:p w:rsidR="00B03D90" w:rsidDel="00605C92" w:rsidRDefault="00B03D90" w14:paraId="083A8730" w14:textId="4D4D6A80">
            <w:pPr>
              <w:pStyle w:val="Heading3"/>
              <w:rPr>
                <w:del w:author="Deb Troendle-Scott" w:date="2024-08-13T11:37:00Z" w16du:dateUtc="2024-08-13T03:37:00Z" w:id="1207"/>
              </w:rPr>
              <w:pPrChange w:author="Deb Troendle-Scott" w:date="2024-08-13T11:37:00Z" w16du:dateUtc="2024-08-13T03:37:00Z" w:id="1208">
                <w:pPr>
                  <w:pStyle w:val="Compact"/>
                  <w:numPr>
                    <w:numId w:val="2"/>
                  </w:numPr>
                  <w:ind w:left="720" w:hanging="360"/>
                </w:pPr>
              </w:pPrChange>
            </w:pPr>
            <w:del w:author="Deb Troendle-Scott" w:date="2024-08-13T11:37:00Z" w16du:dateUtc="2024-08-13T03:37:00Z" w:id="1209">
              <w:r w:rsidDel="00605C92">
                <w:delText>Develop personal and professional learning networks to discover and share knowledge, collaborate with others, and become engaged digital global citizens.</w:delText>
              </w:r>
            </w:del>
          </w:p>
          <w:p w:rsidR="00B03D90" w:rsidDel="00605C92" w:rsidRDefault="00B03D90" w14:paraId="083A8731" w14:textId="241CB29E">
            <w:pPr>
              <w:pStyle w:val="Heading3"/>
              <w:rPr>
                <w:del w:author="Deb Troendle-Scott" w:date="2024-08-13T11:37:00Z" w16du:dateUtc="2024-08-13T03:37:00Z" w:id="1210"/>
              </w:rPr>
              <w:pPrChange w:author="Deb Troendle-Scott" w:date="2024-08-13T11:37:00Z" w16du:dateUtc="2024-08-13T03:37:00Z" w:id="1211">
                <w:pPr>
                  <w:pStyle w:val="Compact"/>
                  <w:numPr>
                    <w:numId w:val="2"/>
                  </w:numPr>
                  <w:ind w:left="720" w:hanging="360"/>
                </w:pPr>
              </w:pPrChange>
            </w:pPr>
            <w:del w:author="Deb Troendle-Scott" w:date="2024-08-13T11:37:00Z" w16du:dateUtc="2024-08-13T03:37:00Z" w:id="1212">
              <w:r w:rsidDel="00605C92">
                <w:delText>Create inclusive digital communities which embody a sense of belonging, connection, and Christian hospitality.</w:delText>
              </w:r>
            </w:del>
          </w:p>
          <w:p w:rsidR="00B03D90" w:rsidDel="00605C92" w:rsidRDefault="00B03D90" w14:paraId="083A8732" w14:textId="08C6DF89">
            <w:pPr>
              <w:pStyle w:val="Heading3"/>
              <w:rPr>
                <w:del w:author="Deb Troendle-Scott" w:date="2024-08-13T11:37:00Z" w16du:dateUtc="2024-08-13T03:37:00Z" w:id="1213"/>
              </w:rPr>
              <w:pPrChange w:author="Deb Troendle-Scott" w:date="2024-08-13T11:37:00Z" w16du:dateUtc="2024-08-13T03:37:00Z" w:id="1214">
                <w:pPr>
                  <w:pStyle w:val="FirstParagraph"/>
                </w:pPr>
              </w:pPrChange>
            </w:pPr>
            <w:del w:author="Deb Troendle-Scott" w:date="2024-08-13T11:37:00Z" w16du:dateUtc="2024-08-13T03:37:00Z" w:id="1215">
              <w:r w:rsidDel="00605C92">
                <w:delText xml:space="preserve">Finally, take a look at Trinity’s </w:delText>
              </w:r>
              <w:r w:rsidDel="00605C92" w:rsidR="00EC5118">
                <w:fldChar w:fldCharType="begin"/>
              </w:r>
              <w:r w:rsidDel="00605C92" w:rsidR="00EC5118">
                <w:delInstrText>HYPERLINK "https://www.twu.ca/life-twu" \h</w:delInstrText>
              </w:r>
              <w:r w:rsidDel="00605C92" w:rsidR="00EC5118">
                <w:fldChar w:fldCharType="separate"/>
              </w:r>
              <w:r w:rsidDel="00605C92">
                <w:rPr>
                  <w:rStyle w:val="Hyperlink"/>
                </w:rPr>
                <w:delText>Life at TWU</w:delText>
              </w:r>
              <w:r w:rsidDel="00605C92" w:rsidR="00EC5118">
                <w:rPr>
                  <w:rStyle w:val="Hyperlink"/>
                </w:rPr>
                <w:fldChar w:fldCharType="end"/>
              </w:r>
              <w:r w:rsidDel="00605C92">
                <w:delText xml:space="preserve"> website.</w:delText>
              </w:r>
            </w:del>
          </w:p>
          <w:p w:rsidR="00B03D90" w:rsidDel="00605C92" w:rsidRDefault="00B03D90" w14:paraId="083A8733" w14:textId="4452DA60">
            <w:pPr>
              <w:pStyle w:val="Heading3"/>
              <w:rPr>
                <w:del w:author="Deb Troendle-Scott" w:date="2024-08-13T11:37:00Z" w16du:dateUtc="2024-08-13T03:37:00Z" w:id="1216"/>
              </w:rPr>
              <w:pPrChange w:author="Deb Troendle-Scott" w:date="2024-08-13T11:37:00Z" w16du:dateUtc="2024-08-13T03:37:00Z" w:id="1217">
                <w:pPr>
                  <w:pStyle w:val="BlockText"/>
                </w:pPr>
              </w:pPrChange>
            </w:pPr>
            <w:del w:author="Deb Troendle-Scott" w:date="2024-08-13T11:37:00Z" w16du:dateUtc="2024-08-13T03:37:00Z" w:id="1218">
              <w:r w:rsidDel="00605C92">
                <w:delText xml:space="preserve">We invite all TWU students to connect, thrive, and serve in a dynamic, Christ-centred learning community where they can develop as maturing disciples, thoughtful global citizens, and compassionate servant leaders. </w:delText>
              </w:r>
              <w:r w:rsidDel="00605C92">
                <w:rPr>
                  <w:i/>
                  <w:iCs/>
                </w:rPr>
                <w:delText>Experience life and learning here.</w:delText>
              </w:r>
            </w:del>
          </w:p>
          <w:p w:rsidR="00B03D90" w:rsidDel="00605C92" w:rsidRDefault="00B03D90" w14:paraId="083A8734" w14:textId="72145542">
            <w:pPr>
              <w:pStyle w:val="Heading3"/>
              <w:rPr>
                <w:del w:author="Deb Troendle-Scott" w:date="2024-08-13T11:37:00Z" w16du:dateUtc="2024-08-13T03:37:00Z" w:id="1219"/>
              </w:rPr>
              <w:pPrChange w:author="Deb Troendle-Scott" w:date="2024-08-13T11:37:00Z" w16du:dateUtc="2024-08-13T03:37:00Z" w:id="1220">
                <w:pPr>
                  <w:pStyle w:val="FirstParagraph"/>
                </w:pPr>
              </w:pPrChange>
            </w:pPr>
            <w:del w:author="Deb Troendle-Scott" w:date="2024-08-13T11:37:00Z" w16du:dateUtc="2024-08-13T03:37:00Z" w:id="1221">
              <w:r w:rsidDel="00605C92">
                <w:delText>How might you connect, thrive, and serve through your connections and contributions online, as well as on campus?</w:delText>
              </w:r>
            </w:del>
          </w:p>
          <w:p w:rsidR="00B03D90" w:rsidDel="00605C92" w:rsidRDefault="00B03D90" w14:paraId="083A8735" w14:textId="55032957">
            <w:pPr>
              <w:pStyle w:val="Heading3"/>
              <w:rPr>
                <w:del w:author="Deb Troendle-Scott" w:date="2024-08-13T11:37:00Z" w16du:dateUtc="2024-08-13T03:37:00Z" w:id="1222"/>
              </w:rPr>
              <w:pPrChange w:author="Deb Troendle-Scott" w:date="2024-08-13T11:37:00Z" w16du:dateUtc="2024-08-13T03:37:00Z" w:id="1223">
                <w:pPr>
                  <w:pStyle w:val="BodyText"/>
                </w:pPr>
              </w:pPrChange>
            </w:pPr>
            <w:del w:author="Deb Troendle-Scott" w:date="2024-08-13T11:37:00Z" w16du:dateUtc="2024-08-13T03:37:00Z" w:id="1224">
              <w:r w:rsidDel="00605C92">
                <w:delText>What experiences have you had so far in connecting with your peers and getting to know the TWU community? If you have not participated in the engagement opportunities presented in this course (Discourse, WordPress blog), take the time now to connect!</w:delText>
              </w:r>
            </w:del>
          </w:p>
          <w:p w:rsidR="00B03D90" w:rsidDel="00605C92" w:rsidRDefault="00B03D90" w14:paraId="083A8736" w14:textId="10D537C9">
            <w:pPr>
              <w:pStyle w:val="Heading3"/>
              <w:rPr>
                <w:del w:author="Deb Troendle-Scott" w:date="2024-08-13T11:37:00Z" w16du:dateUtc="2024-08-13T03:37:00Z" w:id="1225"/>
              </w:rPr>
              <w:pPrChange w:author="Deb Troendle-Scott" w:date="2024-08-13T11:37:00Z" w16du:dateUtc="2024-08-13T03:37:00Z" w:id="1226">
                <w:pPr>
                  <w:pStyle w:val="BodyText"/>
                </w:pPr>
              </w:pPrChange>
            </w:pPr>
            <w:del w:author="Deb Troendle-Scott" w:date="2024-08-13T11:37:00Z" w16du:dateUtc="2024-08-13T03:37:00Z" w:id="1227">
              <w:r w:rsidDel="00605C92">
                <w:delText xml:space="preserve">Once you arrive in Canada, there are more opportunities to connect on campus and online. Watch </w:delText>
              </w:r>
              <w:r w:rsidDel="00605C92" w:rsidR="00EC5118">
                <w:fldChar w:fldCharType="begin"/>
              </w:r>
              <w:r w:rsidDel="00605C92" w:rsidR="00EC5118">
                <w:delInstrText>HYPERLINK "https://vimeo.com/584977176/f1938444cb" \h</w:delInstrText>
              </w:r>
              <w:r w:rsidDel="00605C92" w:rsidR="00EC5118">
                <w:fldChar w:fldCharType="separate"/>
              </w:r>
              <w:r w:rsidDel="00605C92">
                <w:rPr>
                  <w:rStyle w:val="Hyperlink"/>
                </w:rPr>
                <w:delText>Get Connected</w:delText>
              </w:r>
              <w:r w:rsidDel="00605C92" w:rsidR="00EC5118">
                <w:rPr>
                  <w:rStyle w:val="Hyperlink"/>
                </w:rPr>
                <w:fldChar w:fldCharType="end"/>
              </w:r>
              <w:r w:rsidDel="00605C92">
                <w:delText>.</w:delText>
              </w:r>
            </w:del>
          </w:p>
          <w:p w:rsidR="00B03D90" w:rsidDel="00605C92" w:rsidRDefault="00EC5118" w14:paraId="083A8737" w14:textId="689D199D">
            <w:pPr>
              <w:pStyle w:val="Heading3"/>
              <w:rPr>
                <w:del w:author="Deb Troendle-Scott" w:date="2024-08-13T11:37:00Z" w16du:dateUtc="2024-08-13T03:37:00Z" w:id="1228"/>
              </w:rPr>
              <w:pPrChange w:author="Deb Troendle-Scott" w:date="2024-08-13T11:37:00Z" w16du:dateUtc="2024-08-13T03:37:00Z" w:id="1229">
                <w:pPr>
                  <w:pStyle w:val="BodyText"/>
                </w:pPr>
              </w:pPrChange>
            </w:pPr>
            <w:del w:author="Deb Troendle-Scott" w:date="2024-08-13T11:37:00Z" w16du:dateUtc="2024-08-13T03:37:00Z" w:id="1230">
              <w:r w:rsidDel="00605C92">
                <w:fldChar w:fldCharType="begin"/>
              </w:r>
              <w:r w:rsidDel="00605C92">
                <w:delInstrText>HYPERLINK "https://vimeo.com/584977176/f1938444cb" \h</w:delInstrText>
              </w:r>
              <w:r w:rsidDel="00605C92">
                <w:fldChar w:fldCharType="separate"/>
              </w:r>
              <w:r w:rsidDel="00605C92" w:rsidR="00B03D90">
                <w:rPr>
                  <w:rStyle w:val="Hyperlink"/>
                </w:rPr>
                <w:delText>https://vimeo.com/584977176/f1938444cb</w:delText>
              </w:r>
              <w:r w:rsidDel="00605C92">
                <w:rPr>
                  <w:rStyle w:val="Hyperlink"/>
                </w:rPr>
                <w:fldChar w:fldCharType="end"/>
              </w:r>
            </w:del>
          </w:p>
          <w:p w:rsidR="00B03D90" w:rsidDel="00605C92" w:rsidRDefault="00B03D90" w14:paraId="083A8738" w14:textId="41682D4B">
            <w:pPr>
              <w:pStyle w:val="Heading3"/>
              <w:rPr>
                <w:del w:author="Deb Troendle-Scott" w:date="2024-08-13T11:37:00Z" w16du:dateUtc="2024-08-13T03:37:00Z" w:id="1231"/>
              </w:rPr>
              <w:pPrChange w:author="Deb Troendle-Scott" w:date="2024-08-13T11:37:00Z" w16du:dateUtc="2024-08-13T03:37:00Z" w:id="1232">
                <w:pPr>
                  <w:pStyle w:val="BodyText"/>
                </w:pPr>
              </w:pPrChange>
            </w:pPr>
            <w:del w:author="Deb Troendle-Scott" w:date="2024-08-13T11:37:00Z" w16du:dateUtc="2024-08-13T03:37:00Z" w:id="1233">
              <w:r w:rsidDel="00605C92">
                <w:rPr>
                  <w:b/>
                  <w:bCs/>
                </w:rPr>
                <w:delText>TWU on Social Media</w:delText>
              </w:r>
              <w:r w:rsidDel="00605C92">
                <w:delText xml:space="preserve"> Here are some other websites you may want to check out for more about the TWU community: - </w:delText>
              </w:r>
              <w:r w:rsidDel="00605C92" w:rsidR="008C3741">
                <w:rPr>
                  <w:color w:val="auto"/>
                </w:rPr>
                <w:fldChar w:fldCharType="begin"/>
              </w:r>
            </w:del>
            <w:del w:author="Deb Troendle-Scott" w:date="2024-08-03T12:35:00Z" w:id="1234">
              <w:r w:rsidDel="008440E0" w:rsidR="008C3741">
                <w:delInstrText>HYPERLINK "../facebook.com/trinitywestern" \h</w:delInstrText>
              </w:r>
            </w:del>
            <w:del w:author="Deb Troendle-Scott" w:date="2024-08-13T11:37:00Z" w16du:dateUtc="2024-08-13T03:37:00Z" w:id="1235">
              <w:r w:rsidDel="00605C92" w:rsidR="008C3741">
                <w:rPr>
                  <w:color w:val="auto"/>
                </w:rPr>
                <w:fldChar w:fldCharType="separate"/>
              </w:r>
              <w:r w:rsidDel="00605C92">
                <w:rPr>
                  <w:rStyle w:val="Hyperlink"/>
                </w:rPr>
                <w:delText>TWU Facebook page</w:delText>
              </w:r>
              <w:r w:rsidDel="00605C92" w:rsidR="008C3741">
                <w:rPr>
                  <w:rStyle w:val="Hyperlink"/>
                </w:rPr>
                <w:fldChar w:fldCharType="end"/>
              </w:r>
              <w:r w:rsidDel="00605C92">
                <w:delText xml:space="preserve"> - </w:delText>
              </w:r>
              <w:r w:rsidDel="00605C92" w:rsidR="008C3741">
                <w:rPr>
                  <w:color w:val="auto"/>
                </w:rPr>
                <w:fldChar w:fldCharType="begin"/>
              </w:r>
            </w:del>
            <w:del w:author="Deb Troendle-Scott" w:date="2024-08-03T12:35:00Z" w:id="1236">
              <w:r w:rsidDel="008440E0" w:rsidR="008C3741">
                <w:delInstrText>HYPERLINK "../twitter.com/trinitywestern" \h</w:delInstrText>
              </w:r>
            </w:del>
            <w:del w:author="Deb Troendle-Scott" w:date="2024-08-13T11:37:00Z" w16du:dateUtc="2024-08-13T03:37:00Z" w:id="1237">
              <w:r w:rsidDel="00605C92" w:rsidR="008C3741">
                <w:rPr>
                  <w:color w:val="auto"/>
                </w:rPr>
                <w:fldChar w:fldCharType="separate"/>
              </w:r>
              <w:r w:rsidDel="00605C92">
                <w:rPr>
                  <w:rStyle w:val="Hyperlink"/>
                </w:rPr>
                <w:delText>X (Twitter)</w:delText>
              </w:r>
              <w:r w:rsidDel="00605C92" w:rsidR="008C3741">
                <w:rPr>
                  <w:rStyle w:val="Hyperlink"/>
                </w:rPr>
                <w:fldChar w:fldCharType="end"/>
              </w:r>
              <w:r w:rsidDel="00605C92">
                <w:delText xml:space="preserve"> - </w:delText>
              </w:r>
              <w:r w:rsidDel="00605C92" w:rsidR="008C3741">
                <w:rPr>
                  <w:color w:val="auto"/>
                </w:rPr>
                <w:fldChar w:fldCharType="begin"/>
              </w:r>
            </w:del>
            <w:del w:author="Deb Troendle-Scott" w:date="2024-08-03T12:35:00Z" w:id="1238">
              <w:r w:rsidDel="008440E0" w:rsidR="008C3741">
                <w:delInstrText>HYPERLINK "../instagram.com/trinitywestern" \h</w:delInstrText>
              </w:r>
            </w:del>
            <w:del w:author="Deb Troendle-Scott" w:date="2024-08-13T11:37:00Z" w16du:dateUtc="2024-08-13T03:37:00Z" w:id="1239">
              <w:r w:rsidDel="00605C92" w:rsidR="008C3741">
                <w:rPr>
                  <w:color w:val="auto"/>
                </w:rPr>
                <w:fldChar w:fldCharType="separate"/>
              </w:r>
              <w:r w:rsidDel="00605C92">
                <w:rPr>
                  <w:rStyle w:val="Hyperlink"/>
                </w:rPr>
                <w:delText>Instagram</w:delText>
              </w:r>
              <w:r w:rsidDel="00605C92" w:rsidR="008C3741">
                <w:rPr>
                  <w:rStyle w:val="Hyperlink"/>
                </w:rPr>
                <w:fldChar w:fldCharType="end"/>
              </w:r>
            </w:del>
          </w:p>
          <w:p w:rsidR="00B03D90" w:rsidDel="00605C92" w:rsidRDefault="00B03D90" w14:paraId="083A8739" w14:textId="5E138418">
            <w:pPr>
              <w:pStyle w:val="Heading3"/>
              <w:rPr>
                <w:del w:author="Deb Troendle-Scott" w:date="2024-08-13T11:37:00Z" w16du:dateUtc="2024-08-13T03:37:00Z" w:id="1240"/>
              </w:rPr>
              <w:pPrChange w:author="Deb Troendle-Scott" w:date="2024-08-13T11:37:00Z" w16du:dateUtc="2024-08-13T03:37:00Z" w:id="1241">
                <w:pPr>
                  <w:pStyle w:val="BodyText"/>
                </w:pPr>
              </w:pPrChange>
            </w:pPr>
            <w:del w:author="Deb Troendle-Scott" w:date="2024-08-13T11:37:00Z" w16du:dateUtc="2024-08-13T03:37:00Z" w:id="1242">
              <w:r w:rsidDel="00605C92">
                <w:delText>In your Reflective Journal (Obsidian) jot down your responses to the following questions:</w:delText>
              </w:r>
            </w:del>
          </w:p>
          <w:p w:rsidR="00B03D90" w:rsidDel="00605C92" w:rsidRDefault="00B03D90" w14:paraId="083A873A" w14:textId="2307CB09">
            <w:pPr>
              <w:pStyle w:val="Heading3"/>
              <w:rPr>
                <w:del w:author="Deb Troendle-Scott" w:date="2024-08-13T11:37:00Z" w16du:dateUtc="2024-08-13T03:37:00Z" w:id="1243"/>
              </w:rPr>
              <w:pPrChange w:author="Deb Troendle-Scott" w:date="2024-08-13T11:37:00Z" w16du:dateUtc="2024-08-13T03:37:00Z" w:id="1244">
                <w:pPr>
                  <w:pStyle w:val="Compact"/>
                  <w:numPr>
                    <w:numId w:val="2"/>
                  </w:numPr>
                  <w:ind w:left="720" w:hanging="360"/>
                </w:pPr>
              </w:pPrChange>
            </w:pPr>
            <w:del w:author="Deb Troendle-Scott" w:date="2024-08-13T11:37:00Z" w16du:dateUtc="2024-08-13T03:37:00Z" w:id="1245">
              <w:r w:rsidDel="00605C92">
                <w:delText>What are your personal and academic goals for making connections at TWU?</w:delText>
              </w:r>
            </w:del>
          </w:p>
          <w:p w:rsidR="00B03D90" w:rsidDel="00605C92" w:rsidRDefault="00B03D90" w14:paraId="083A873B" w14:textId="40DD3873">
            <w:pPr>
              <w:pStyle w:val="Heading3"/>
              <w:rPr>
                <w:del w:author="Deb Troendle-Scott" w:date="2024-08-13T11:37:00Z" w16du:dateUtc="2024-08-13T03:37:00Z" w:id="1246"/>
              </w:rPr>
              <w:pPrChange w:author="Deb Troendle-Scott" w:date="2024-08-13T11:37:00Z" w16du:dateUtc="2024-08-13T03:37:00Z" w:id="1247">
                <w:pPr>
                  <w:pStyle w:val="Compact"/>
                  <w:numPr>
                    <w:numId w:val="2"/>
                  </w:numPr>
                  <w:ind w:left="720" w:hanging="360"/>
                </w:pPr>
              </w:pPrChange>
            </w:pPr>
            <w:del w:author="Deb Troendle-Scott" w:date="2024-08-13T11:37:00Z" w16du:dateUtc="2024-08-13T03:37:00Z" w:id="1248">
              <w:r w:rsidDel="00605C92">
                <w:delText>What steps will you take to make those connections?</w:delText>
              </w:r>
            </w:del>
          </w:p>
          <w:p w:rsidR="00B03D90" w:rsidDel="00605C92" w:rsidRDefault="00B03D90" w14:paraId="083A873C" w14:textId="730E2584">
            <w:pPr>
              <w:pStyle w:val="Heading3"/>
              <w:rPr>
                <w:del w:author="Deb Troendle-Scott" w:date="2024-08-13T11:37:00Z" w16du:dateUtc="2024-08-13T03:37:00Z" w:id="1249"/>
              </w:rPr>
              <w:pPrChange w:author="Deb Troendle-Scott" w:date="2024-08-13T11:37:00Z" w16du:dateUtc="2024-08-13T03:37:00Z" w:id="1250">
                <w:pPr>
                  <w:pStyle w:val="Compact"/>
                  <w:numPr>
                    <w:numId w:val="2"/>
                  </w:numPr>
                  <w:ind w:left="720" w:hanging="360"/>
                </w:pPr>
              </w:pPrChange>
            </w:pPr>
            <w:del w:author="Deb Troendle-Scott" w:date="2024-08-13T11:37:00Z" w16du:dateUtc="2024-08-13T03:37:00Z" w:id="1251">
              <w:r w:rsidDel="00605C92">
                <w:delText>What technology or digital skills will you need to fully engage?</w:delText>
              </w:r>
            </w:del>
          </w:p>
          <w:p w:rsidR="00B03D90" w:rsidDel="00605C92" w:rsidRDefault="00B03D90" w14:paraId="083A873D" w14:textId="3703519A">
            <w:pPr>
              <w:pStyle w:val="Heading3"/>
              <w:rPr>
                <w:del w:author="Deb Troendle-Scott" w:date="2024-08-13T11:37:00Z" w16du:dateUtc="2024-08-13T03:37:00Z" w:id="1252"/>
              </w:rPr>
              <w:pPrChange w:author="Deb Troendle-Scott" w:date="2024-08-13T11:37:00Z" w16du:dateUtc="2024-08-13T03:37:00Z" w:id="1253">
                <w:pPr>
                  <w:pStyle w:val="Compact"/>
                  <w:numPr>
                    <w:numId w:val="2"/>
                  </w:numPr>
                  <w:ind w:left="720" w:hanging="360"/>
                </w:pPr>
              </w:pPrChange>
            </w:pPr>
            <w:del w:author="Deb Troendle-Scott" w:date="2024-08-13T11:37:00Z" w16du:dateUtc="2024-08-13T03:37:00Z" w:id="1254">
              <w:r w:rsidDel="00605C92">
                <w:delText>How can connecting to the TWU community enhance your understanding of digital citizenship and online networking?</w:delText>
              </w:r>
            </w:del>
          </w:p>
        </w:tc>
      </w:tr>
    </w:tbl>
    <w:p w:rsidR="00B03D90" w:rsidDel="00605C92" w:rsidRDefault="00B03D90" w14:paraId="083A873F" w14:textId="72A50712">
      <w:pPr>
        <w:pStyle w:val="Heading3"/>
        <w:rPr>
          <w:del w:author="Deb Troendle-Scott" w:date="2024-08-13T11:37:00Z" w16du:dateUtc="2024-08-13T03:37:00Z" w:id="1255"/>
        </w:rPr>
        <w:pPrChange w:author="Deb Troendle-Scott" w:date="2024-08-13T11:37:00Z" w16du:dateUtc="2024-08-13T03:37:00Z" w:id="1256">
          <w:pPr>
            <w:pStyle w:val="Heading2"/>
          </w:pPr>
        </w:pPrChange>
      </w:pPr>
      <w:bookmarkStart w:name="summary-4" w:id="1257"/>
      <w:bookmarkEnd w:id="1182"/>
      <w:bookmarkEnd w:id="1193"/>
      <w:del w:author="Deb Troendle-Scott" w:date="2024-08-13T11:37:00Z" w16du:dateUtc="2024-08-13T03:37:00Z" w:id="1258">
        <w:r w:rsidDel="00605C92">
          <w:delText>Summary</w:delText>
        </w:r>
      </w:del>
    </w:p>
    <w:p w:rsidR="00B03D90" w:rsidDel="00605C92" w:rsidRDefault="00B03D90" w14:paraId="083A8740" w14:textId="708AC041">
      <w:pPr>
        <w:pStyle w:val="Heading3"/>
        <w:rPr>
          <w:del w:author="Deb Troendle-Scott" w:date="2024-08-13T11:37:00Z" w16du:dateUtc="2024-08-13T03:37:00Z" w:id="1259"/>
        </w:rPr>
        <w:pPrChange w:author="Deb Troendle-Scott" w:date="2024-08-13T11:37:00Z" w16du:dateUtc="2024-08-13T03:37:00Z" w:id="1260">
          <w:pPr>
            <w:pStyle w:val="FirstParagraph"/>
          </w:pPr>
        </w:pPrChange>
      </w:pPr>
      <w:del w:author="Deb Troendle-Scott" w:date="2024-08-13T11:37:00Z" w16du:dateUtc="2024-08-13T03:37:00Z" w:id="1261">
        <w:r w:rsidDel="00605C92">
          <w:delText>In this unit, you have had the opportunity to learn about what it means to be a digital citizen, including the rights and responsibilities we should abide by. You have had the opportunity to explore and connect with an online community and have reflected on your personal and academic goals for networking. Finally, you have considered your role as a TWU student and how you might build connections with peers, faculty and staff - both online and on campus. As we move on to our final unit, consider how you might share your knowledge online and create an inclusive digital community.</w:delText>
        </w:r>
      </w:del>
    </w:p>
    <w:p w:rsidR="00B03D90" w:rsidDel="00605C92" w:rsidRDefault="00B03D90" w14:paraId="083A8741" w14:textId="5CD1E7D4">
      <w:pPr>
        <w:pStyle w:val="Heading3"/>
        <w:rPr>
          <w:del w:author="Deb Troendle-Scott" w:date="2024-08-13T11:37:00Z" w16du:dateUtc="2024-08-13T03:37:00Z" w:id="1262"/>
        </w:rPr>
        <w:pPrChange w:author="Deb Troendle-Scott" w:date="2024-08-13T11:37:00Z" w16du:dateUtc="2024-08-13T03:37:00Z" w:id="1263">
          <w:pPr>
            <w:pStyle w:val="Heading2"/>
          </w:pPr>
        </w:pPrChange>
      </w:pPr>
      <w:bookmarkStart w:name="assessment-4" w:id="1264"/>
      <w:bookmarkEnd w:id="1257"/>
      <w:del w:author="Deb Troendle-Scott" w:date="2024-08-13T11:37:00Z" w16du:dateUtc="2024-08-13T03:37:00Z" w:id="1265">
        <w:r w:rsidDel="00605C92">
          <w:delText>Assessment</w:delText>
        </w:r>
      </w:del>
    </w:p>
    <w:tbl>
      <w:tblPr>
        <w:tblStyle w:val="Table"/>
        <w:tblW w:w="0" w:type="auto"/>
        <w:tblInd w:w="164" w:type="dxa"/>
        <w:tblBorders>
          <w:left w:val="single" w:color="0758E5" w:sz="24" w:space="0"/>
        </w:tblBorders>
        <w:tblCellMar>
          <w:left w:w="0" w:type="dxa"/>
          <w:right w:w="0" w:type="dxa"/>
        </w:tblCellMar>
        <w:tblLook w:val="0000" w:firstRow="0" w:lastRow="0" w:firstColumn="0" w:lastColumn="0" w:noHBand="0" w:noVBand="0"/>
      </w:tblPr>
      <w:tblGrid>
        <w:gridCol w:w="9166"/>
      </w:tblGrid>
      <w:tr w:rsidR="00B03D90" w:rsidDel="00605C92" w:rsidTr="00F22A09" w14:paraId="083A875B" w14:textId="061163B8">
        <w:trPr>
          <w:cantSplit/>
          <w:del w:author="Deb Troendle-Scott" w:date="2024-08-13T11:37:00Z" w:id="1266"/>
        </w:trPr>
        <w:tc>
          <w:tcPr>
            <w:tcW w:w="0" w:type="auto"/>
            <w:tcMar>
              <w:left w:w="144" w:type="dxa"/>
            </w:tcMar>
          </w:tcPr>
          <w:p w:rsidR="00B03D90" w:rsidDel="00605C92" w:rsidRDefault="00B03D90" w14:paraId="083A8742" w14:textId="4F6097FE">
            <w:pPr>
              <w:pStyle w:val="Heading3"/>
              <w:rPr>
                <w:del w:author="Deb Troendle-Scott" w:date="2024-08-13T11:37:00Z" w16du:dateUtc="2024-08-13T03:37:00Z" w:id="1267"/>
              </w:rPr>
              <w:pPrChange w:author="Deb Troendle-Scott" w:date="2024-08-13T11:37:00Z" w16du:dateUtc="2024-08-13T03:37:00Z" w:id="1268">
                <w:pPr>
                  <w:pStyle w:val="FirstParagraph"/>
                  <w:spacing w:before="16" w:after="64"/>
                </w:pPr>
              </w:pPrChange>
            </w:pPr>
            <w:del w:author="Deb Troendle-Scott" w:date="2024-08-13T11:37:00Z" w16du:dateUtc="2024-08-13T03:37:00Z" w:id="1269">
              <w:r w:rsidDel="00605C92">
                <w:rPr>
                  <w:b/>
                  <w:bCs/>
                </w:rPr>
                <w:delText>Assignment 2: Digital Citizenship Blog</w:delText>
              </w:r>
            </w:del>
          </w:p>
          <w:p w:rsidR="00B03D90" w:rsidDel="00605C92" w:rsidRDefault="00B03D90" w14:paraId="083A8743" w14:textId="562AC061">
            <w:pPr>
              <w:pStyle w:val="Heading3"/>
              <w:rPr>
                <w:del w:author="Deb Troendle-Scott" w:date="2024-08-13T11:37:00Z" w16du:dateUtc="2024-08-13T03:37:00Z" w:id="1270"/>
              </w:rPr>
              <w:pPrChange w:author="Deb Troendle-Scott" w:date="2024-08-13T11:37:00Z" w16du:dateUtc="2024-08-13T03:37:00Z" w:id="1271">
                <w:pPr>
                  <w:pStyle w:val="BodyText"/>
                  <w:spacing w:before="16"/>
                </w:pPr>
              </w:pPrChange>
            </w:pPr>
            <w:del w:author="Deb Troendle-Scott" w:date="2024-08-13T11:37:00Z" w16du:dateUtc="2024-08-13T03:37:00Z" w:id="1272">
              <w:r w:rsidDel="00605C92">
                <w:delText>After completing Units 1-5, including the learning activities, you are asked to prepare a learning reflection based on the knowledge you have gained on the concept of digital citizenship.</w:delText>
              </w:r>
            </w:del>
          </w:p>
          <w:p w:rsidR="00B03D90" w:rsidDel="00605C92" w:rsidRDefault="00B03D90" w14:paraId="083A8744" w14:textId="7DA9350D">
            <w:pPr>
              <w:pStyle w:val="Heading3"/>
              <w:rPr>
                <w:del w:author="Deb Troendle-Scott" w:date="2024-08-13T11:37:00Z" w16du:dateUtc="2024-08-13T03:37:00Z" w:id="1273"/>
              </w:rPr>
              <w:pPrChange w:author="Deb Troendle-Scott" w:date="2024-08-13T11:37:00Z" w16du:dateUtc="2024-08-13T03:37:00Z" w:id="1274">
                <w:pPr>
                  <w:pStyle w:val="BodyText"/>
                </w:pPr>
              </w:pPrChange>
            </w:pPr>
            <w:del w:author="Deb Troendle-Scott" w:date="2024-08-13T11:37:00Z" w16du:dateUtc="2024-08-13T03:37:00Z" w:id="1275">
              <w:r w:rsidDel="00605C92">
                <w:delText>This assignment is based on the learning activities in Units 4 and 5, as well as the skills practices in previous units. You are encouraged to complete this assignment on your blog. Note that you can control the privacy settings of each post (e.g. so only your instructor can see it, or for the TWU community, or open access for all).</w:delText>
              </w:r>
            </w:del>
          </w:p>
          <w:p w:rsidR="00B03D90" w:rsidDel="00605C92" w:rsidRDefault="00B03D90" w14:paraId="083A8745" w14:textId="4A4648AB">
            <w:pPr>
              <w:pStyle w:val="Heading3"/>
              <w:rPr>
                <w:del w:author="Deb Troendle-Scott" w:date="2024-08-13T11:37:00Z" w16du:dateUtc="2024-08-13T03:37:00Z" w:id="1276"/>
              </w:rPr>
              <w:pPrChange w:author="Deb Troendle-Scott" w:date="2024-08-13T11:37:00Z" w16du:dateUtc="2024-08-13T03:37:00Z" w:id="1277">
                <w:pPr>
                  <w:pStyle w:val="Heading4"/>
                </w:pPr>
              </w:pPrChange>
            </w:pPr>
            <w:bookmarkStart w:name="part-1-written-reflection" w:id="1278"/>
            <w:del w:author="Deb Troendle-Scott" w:date="2024-08-13T11:37:00Z" w16du:dateUtc="2024-08-13T03:37:00Z" w:id="1279">
              <w:r w:rsidDel="00605C92">
                <w:delText>Part 1: Written Reflection</w:delText>
              </w:r>
            </w:del>
          </w:p>
          <w:p w:rsidR="00B03D90" w:rsidDel="00605C92" w:rsidRDefault="00B03D90" w14:paraId="083A8746" w14:textId="1CD6B0C1">
            <w:pPr>
              <w:pStyle w:val="Heading3"/>
              <w:rPr>
                <w:del w:author="Deb Troendle-Scott" w:date="2024-08-13T11:37:00Z" w16du:dateUtc="2024-08-13T03:37:00Z" w:id="1280"/>
              </w:rPr>
              <w:pPrChange w:author="Deb Troendle-Scott" w:date="2024-08-13T11:37:00Z" w16du:dateUtc="2024-08-13T03:37:00Z" w:id="1281">
                <w:pPr>
                  <w:pStyle w:val="FirstParagraph"/>
                </w:pPr>
              </w:pPrChange>
            </w:pPr>
            <w:del w:author="Deb Troendle-Scott" w:date="2024-08-13T11:37:00Z" w16du:dateUtc="2024-08-13T03:37:00Z" w:id="1282">
              <w:r w:rsidDel="00605C92">
                <w:delText>Prepare a learning reflection of about 500–600 words reflecting on the development of your understanding of digital citizenship.</w:delText>
              </w:r>
            </w:del>
          </w:p>
          <w:p w:rsidR="00B03D90" w:rsidDel="00605C92" w:rsidRDefault="00B03D90" w14:paraId="083A8747" w14:textId="1D36B031">
            <w:pPr>
              <w:pStyle w:val="Heading3"/>
              <w:rPr>
                <w:del w:author="Deb Troendle-Scott" w:date="2024-08-13T11:37:00Z" w16du:dateUtc="2024-08-13T03:37:00Z" w:id="1283"/>
              </w:rPr>
              <w:pPrChange w:author="Deb Troendle-Scott" w:date="2024-08-13T11:37:00Z" w16du:dateUtc="2024-08-13T03:37:00Z" w:id="1284">
                <w:pPr>
                  <w:pStyle w:val="BodyText"/>
                </w:pPr>
              </w:pPrChange>
            </w:pPr>
            <w:del w:author="Deb Troendle-Scott" w:date="2024-08-13T11:37:00Z" w16du:dateUtc="2024-08-13T03:37:00Z" w:id="1285">
              <w:r w:rsidDel="00605C92">
                <w:delText>In your Reflective post, provide the following: - your personal description of digital citizenship; - your revised definition of digital citizenship based on your research of the topic; - list of university-level study examples of the elements of digital citizenship; - a summary of the primary rights and responsibilities for learning in a digital age;</w:delText>
              </w:r>
            </w:del>
          </w:p>
          <w:p w:rsidR="00B03D90" w:rsidDel="00605C92" w:rsidRDefault="00B03D90" w14:paraId="083A8748" w14:textId="7F29CEFF">
            <w:pPr>
              <w:pStyle w:val="Heading3"/>
              <w:rPr>
                <w:del w:author="Deb Troendle-Scott" w:date="2024-08-13T11:37:00Z" w16du:dateUtc="2024-08-13T03:37:00Z" w:id="1286"/>
              </w:rPr>
              <w:pPrChange w:author="Deb Troendle-Scott" w:date="2024-08-13T11:37:00Z" w16du:dateUtc="2024-08-13T03:37:00Z" w:id="1287">
                <w:pPr>
                  <w:pStyle w:val="BodyText"/>
                </w:pPr>
              </w:pPrChange>
            </w:pPr>
            <w:del w:author="Deb Troendle-Scott" w:date="2024-08-13T11:37:00Z" w16du:dateUtc="2024-08-13T03:37:00Z" w:id="1288">
              <w:r w:rsidDel="00605C92">
                <w:delText xml:space="preserve">To help you structure your writing, see the following video on </w:delText>
              </w:r>
              <w:r w:rsidDel="00605C92" w:rsidR="00EC5118">
                <w:fldChar w:fldCharType="begin"/>
              </w:r>
              <w:r w:rsidDel="00605C92" w:rsidR="00EC5118">
                <w:delInstrText>HYPERLINK "https://www.youtube.com/watch?v=SntBj0FIApw" \h</w:delInstrText>
              </w:r>
              <w:r w:rsidDel="00605C92" w:rsidR="00EC5118">
                <w:fldChar w:fldCharType="separate"/>
              </w:r>
              <w:r w:rsidDel="00605C92">
                <w:rPr>
                  <w:rStyle w:val="Hyperlink"/>
                </w:rPr>
                <w:delText xml:space="preserve">Watch: </w:delText>
              </w:r>
              <w:r w:rsidDel="00605C92">
                <w:rPr>
                  <w:rStyle w:val="Hyperlink"/>
                  <w:i/>
                  <w:iCs/>
                </w:rPr>
                <w:delText>Reflective writing</w:delText>
              </w:r>
              <w:r w:rsidDel="00605C92" w:rsidR="00EC5118">
                <w:rPr>
                  <w:rStyle w:val="Hyperlink"/>
                  <w:i/>
                  <w:iCs/>
                </w:rPr>
                <w:fldChar w:fldCharType="end"/>
              </w:r>
              <w:r w:rsidDel="00605C92">
                <w:delText xml:space="preserve"> </w:delText>
              </w:r>
            </w:del>
          </w:p>
          <w:p w:rsidR="00B03D90" w:rsidDel="00605C92" w:rsidRDefault="00EC5118" w14:paraId="083A8749" w14:textId="60EB3255">
            <w:pPr>
              <w:pStyle w:val="Heading3"/>
              <w:rPr>
                <w:del w:author="Deb Troendle-Scott" w:date="2024-08-13T11:37:00Z" w16du:dateUtc="2024-08-13T03:37:00Z" w:id="1289"/>
              </w:rPr>
              <w:pPrChange w:author="Deb Troendle-Scott" w:date="2024-08-13T11:37:00Z" w16du:dateUtc="2024-08-13T03:37:00Z" w:id="1290">
                <w:pPr>
                  <w:pStyle w:val="BodyText"/>
                </w:pPr>
              </w:pPrChange>
            </w:pPr>
            <w:del w:author="Deb Troendle-Scott" w:date="2024-08-13T11:37:00Z" w16du:dateUtc="2024-08-13T03:37:00Z" w:id="1291">
              <w:r w:rsidDel="00605C92">
                <w:fldChar w:fldCharType="begin"/>
              </w:r>
              <w:r w:rsidDel="00605C92">
                <w:delInstrText>HYPERLINK "https://www.youtube-nocookie.com/embed/SntBj0FIApw" \h</w:delInstrText>
              </w:r>
              <w:r w:rsidDel="00605C92">
                <w:fldChar w:fldCharType="separate"/>
              </w:r>
              <w:r w:rsidDel="00605C92" w:rsidR="00B03D90">
                <w:rPr>
                  <w:rStyle w:val="Hyperlink"/>
                </w:rPr>
                <w:delText>https://www.youtube-nocookie.com/embed/SntBj0FIApw</w:delText>
              </w:r>
              <w:r w:rsidDel="00605C92">
                <w:rPr>
                  <w:rStyle w:val="Hyperlink"/>
                </w:rPr>
                <w:fldChar w:fldCharType="end"/>
              </w:r>
            </w:del>
          </w:p>
          <w:p w:rsidR="00B03D90" w:rsidDel="00605C92" w:rsidRDefault="00B03D90" w14:paraId="083A874A" w14:textId="4DC45C8E">
            <w:pPr>
              <w:pStyle w:val="Heading3"/>
              <w:rPr>
                <w:del w:author="Deb Troendle-Scott" w:date="2024-08-13T11:37:00Z" w16du:dateUtc="2024-08-13T03:37:00Z" w:id="1292"/>
              </w:rPr>
              <w:pPrChange w:author="Deb Troendle-Scott" w:date="2024-08-13T11:37:00Z" w16du:dateUtc="2024-08-13T03:37:00Z" w:id="1293">
                <w:pPr>
                  <w:pStyle w:val="BodyText"/>
                </w:pPr>
              </w:pPrChange>
            </w:pPr>
            <w:del w:author="Deb Troendle-Scott" w:date="2024-08-13T11:37:00Z" w16du:dateUtc="2024-08-13T03:37:00Z" w:id="1294">
              <w:r w:rsidDel="00605C92">
                <w:delText>Your post should cover the following aspects:</w:delText>
              </w:r>
            </w:del>
          </w:p>
          <w:p w:rsidR="00B03D90" w:rsidDel="00605C92" w:rsidRDefault="00B03D90" w14:paraId="083A874B" w14:textId="1543CE66">
            <w:pPr>
              <w:pStyle w:val="Heading3"/>
              <w:rPr>
                <w:del w:author="Deb Troendle-Scott" w:date="2024-08-13T11:37:00Z" w16du:dateUtc="2024-08-13T03:37:00Z" w:id="1295"/>
              </w:rPr>
              <w:pPrChange w:author="Deb Troendle-Scott" w:date="2024-08-13T11:37:00Z" w16du:dateUtc="2024-08-13T03:37:00Z" w:id="1296">
                <w:pPr>
                  <w:pStyle w:val="BodyText"/>
                </w:pPr>
              </w:pPrChange>
            </w:pPr>
            <w:del w:author="Deb Troendle-Scott" w:date="2024-08-13T11:37:00Z" w16du:dateUtc="2024-08-13T03:37:00Z" w:id="1297">
              <w:r w:rsidDel="00605C92">
                <w:rPr>
                  <w:b/>
                  <w:bCs/>
                </w:rPr>
                <w:delText>D</w:delText>
              </w:r>
              <w:r w:rsidDel="00605C92">
                <w:delText xml:space="preserve">: Describe what happened. What was a highlight from our discussion on digital citizenship? </w:delText>
              </w:r>
              <w:r w:rsidDel="00605C92">
                <w:rPr>
                  <w:b/>
                  <w:bCs/>
                </w:rPr>
                <w:delText>I</w:delText>
              </w:r>
              <w:r w:rsidDel="00605C92">
                <w:delText xml:space="preserve">: Interpret the events. How did it make you feel? What was “good” and “bad” about the experience? </w:delText>
              </w:r>
              <w:r w:rsidDel="00605C92">
                <w:rPr>
                  <w:b/>
                  <w:bCs/>
                </w:rPr>
                <w:delText>E</w:delText>
              </w:r>
              <w:r w:rsidDel="00605C92">
                <w:delText xml:space="preserve">: Evaluate the effectiveness. What did you learn from it? How beneficial or useful was this discussion? </w:delText>
              </w:r>
              <w:r w:rsidDel="00605C92">
                <w:rPr>
                  <w:b/>
                  <w:bCs/>
                </w:rPr>
                <w:delText>P</w:delText>
              </w:r>
              <w:r w:rsidDel="00605C92">
                <w:delText>: Plan for the future. What new knowledge or skills do you have and how will your experience inform future learning?</w:delText>
              </w:r>
            </w:del>
          </w:p>
          <w:p w:rsidR="00B03D90" w:rsidDel="00605C92" w:rsidRDefault="00B03D90" w14:paraId="083A874C" w14:textId="100091D4">
            <w:pPr>
              <w:pStyle w:val="Heading3"/>
              <w:rPr>
                <w:del w:author="Deb Troendle-Scott" w:date="2024-08-13T11:37:00Z" w16du:dateUtc="2024-08-13T03:37:00Z" w:id="1298"/>
              </w:rPr>
              <w:pPrChange w:author="Deb Troendle-Scott" w:date="2024-08-13T11:37:00Z" w16du:dateUtc="2024-08-13T03:37:00Z" w:id="1299">
                <w:pPr>
                  <w:pStyle w:val="BodyText"/>
                </w:pPr>
              </w:pPrChange>
            </w:pPr>
            <w:del w:author="Deb Troendle-Scott" w:date="2024-08-13T11:37:00Z" w16du:dateUtc="2024-08-13T03:37:00Z" w:id="1300">
              <w:r w:rsidDel="00605C92">
                <w:delText>Add a category or tag for your post using the course tag: ldrs101. Post a comment on one or two blog contributions.</w:delText>
              </w:r>
            </w:del>
          </w:p>
          <w:p w:rsidR="00B03D90" w:rsidDel="00605C92" w:rsidRDefault="00B03D90" w14:paraId="083A874D" w14:textId="4247D9E6">
            <w:pPr>
              <w:pStyle w:val="Heading3"/>
              <w:rPr>
                <w:del w:author="Deb Troendle-Scott" w:date="2024-08-13T11:37:00Z" w16du:dateUtc="2024-08-13T03:37:00Z" w:id="1301"/>
              </w:rPr>
              <w:pPrChange w:author="Deb Troendle-Scott" w:date="2024-08-13T11:37:00Z" w16du:dateUtc="2024-08-13T03:37:00Z" w:id="1302">
                <w:pPr>
                  <w:pStyle w:val="Heading4"/>
                </w:pPr>
              </w:pPrChange>
            </w:pPr>
            <w:bookmarkStart w:name="part-2-video-reflection" w:id="1303"/>
            <w:bookmarkEnd w:id="1278"/>
            <w:del w:author="Deb Troendle-Scott" w:date="2024-08-13T11:37:00Z" w16du:dateUtc="2024-08-13T03:37:00Z" w:id="1304">
              <w:r w:rsidDel="00605C92">
                <w:delText>Part 2: Video Reflection</w:delText>
              </w:r>
            </w:del>
          </w:p>
          <w:p w:rsidR="00B03D90" w:rsidDel="00605C92" w:rsidRDefault="00B03D90" w14:paraId="083A874E" w14:textId="7BE8853B">
            <w:pPr>
              <w:pStyle w:val="Heading3"/>
              <w:rPr>
                <w:del w:author="Deb Troendle-Scott" w:date="2024-08-13T11:37:00Z" w16du:dateUtc="2024-08-13T03:37:00Z" w:id="1305"/>
              </w:rPr>
              <w:pPrChange w:author="Deb Troendle-Scott" w:date="2024-08-13T11:37:00Z" w16du:dateUtc="2024-08-13T03:37:00Z" w:id="1306">
                <w:pPr>
                  <w:pStyle w:val="FirstParagraph"/>
                </w:pPr>
              </w:pPrChange>
            </w:pPr>
            <w:del w:author="Deb Troendle-Scott" w:date="2024-08-13T11:37:00Z" w16du:dateUtc="2024-08-13T03:37:00Z" w:id="1307">
              <w:r w:rsidDel="00605C92">
                <w:delText>For the second part of this assignment, you are asked to create a short video (under 5 minutes) describing your learning process as it relates to our course learning outcomes. Reflect on your demonstration of the following skills:</w:delText>
              </w:r>
            </w:del>
          </w:p>
          <w:p w:rsidR="00B03D90" w:rsidDel="00605C92" w:rsidRDefault="00B03D90" w14:paraId="083A874F" w14:textId="60077838">
            <w:pPr>
              <w:pStyle w:val="Heading3"/>
              <w:rPr>
                <w:del w:author="Deb Troendle-Scott" w:date="2024-08-13T11:37:00Z" w16du:dateUtc="2024-08-13T03:37:00Z" w:id="1308"/>
              </w:rPr>
              <w:pPrChange w:author="Deb Troendle-Scott" w:date="2024-08-13T11:37:00Z" w16du:dateUtc="2024-08-13T03:37:00Z" w:id="1309">
                <w:pPr>
                  <w:pStyle w:val="Compact"/>
                  <w:numPr>
                    <w:numId w:val="22"/>
                  </w:numPr>
                  <w:ind w:left="720" w:hanging="360"/>
                </w:pPr>
              </w:pPrChange>
            </w:pPr>
            <w:del w:author="Deb Troendle-Scott" w:date="2024-08-13T11:37:00Z" w16du:dateUtc="2024-08-13T03:37:00Z" w:id="1310">
              <w:r w:rsidDel="00605C92">
                <w:delText>Build and customize technology-integrated workflows to enhance and enrich your learning journey.</w:delText>
              </w:r>
            </w:del>
          </w:p>
          <w:p w:rsidR="00B03D90" w:rsidDel="00605C92" w:rsidRDefault="00B03D90" w14:paraId="083A8750" w14:textId="0A047FCB">
            <w:pPr>
              <w:pStyle w:val="Heading3"/>
              <w:rPr>
                <w:del w:author="Deb Troendle-Scott" w:date="2024-08-13T11:37:00Z" w16du:dateUtc="2024-08-13T03:37:00Z" w:id="1311"/>
              </w:rPr>
              <w:pPrChange w:author="Deb Troendle-Scott" w:date="2024-08-13T11:37:00Z" w16du:dateUtc="2024-08-13T03:37:00Z" w:id="1312">
                <w:pPr>
                  <w:pStyle w:val="Compact"/>
                  <w:numPr>
                    <w:numId w:val="22"/>
                  </w:numPr>
                  <w:ind w:left="720" w:hanging="360"/>
                </w:pPr>
              </w:pPrChange>
            </w:pPr>
            <w:del w:author="Deb Troendle-Scott" w:date="2024-08-13T11:37:00Z" w16du:dateUtc="2024-08-13T03:37:00Z" w:id="1313">
              <w:r w:rsidDel="00605C92">
                <w:delText>Apply digital literacy skills to evaluate the legitimacy, credibility and reliability of online resources for academic study.</w:delText>
              </w:r>
            </w:del>
          </w:p>
          <w:p w:rsidR="00B03D90" w:rsidDel="00605C92" w:rsidRDefault="00B03D90" w14:paraId="083A8751" w14:textId="51A9EA9C">
            <w:pPr>
              <w:pStyle w:val="Heading3"/>
              <w:rPr>
                <w:del w:author="Deb Troendle-Scott" w:date="2024-08-13T11:37:00Z" w16du:dateUtc="2024-08-13T03:37:00Z" w:id="1314"/>
              </w:rPr>
              <w:pPrChange w:author="Deb Troendle-Scott" w:date="2024-08-13T11:37:00Z" w16du:dateUtc="2024-08-13T03:37:00Z" w:id="1315">
                <w:pPr>
                  <w:pStyle w:val="Compact"/>
                  <w:numPr>
                    <w:numId w:val="22"/>
                  </w:numPr>
                  <w:ind w:left="720" w:hanging="360"/>
                </w:pPr>
              </w:pPrChange>
            </w:pPr>
            <w:del w:author="Deb Troendle-Scott" w:date="2024-08-13T11:37:00Z" w16du:dateUtc="2024-08-13T03:37:00Z" w:id="1316">
              <w:r w:rsidDel="00605C92">
                <w:delText>Practice evaluative judgment to document your process of learning in complex domains of knowledge.</w:delText>
              </w:r>
            </w:del>
          </w:p>
          <w:p w:rsidR="00B03D90" w:rsidDel="00605C92" w:rsidRDefault="00B03D90" w14:paraId="083A8752" w14:textId="7F499129">
            <w:pPr>
              <w:pStyle w:val="Heading3"/>
              <w:rPr>
                <w:del w:author="Deb Troendle-Scott" w:date="2024-08-13T11:37:00Z" w16du:dateUtc="2024-08-13T03:37:00Z" w:id="1317"/>
              </w:rPr>
              <w:pPrChange w:author="Deb Troendle-Scott" w:date="2024-08-13T11:37:00Z" w16du:dateUtc="2024-08-13T03:37:00Z" w:id="1318">
                <w:pPr>
                  <w:pStyle w:val="Compact"/>
                  <w:numPr>
                    <w:numId w:val="22"/>
                  </w:numPr>
                  <w:ind w:left="720" w:hanging="360"/>
                </w:pPr>
              </w:pPrChange>
            </w:pPr>
            <w:del w:author="Deb Troendle-Scott" w:date="2024-08-13T11:37:00Z" w16du:dateUtc="2024-08-13T03:37:00Z" w:id="1319">
              <w:r w:rsidDel="00605C92">
                <w:delText>Create a personalized narrative to document and express your learning process</w:delText>
              </w:r>
            </w:del>
          </w:p>
          <w:p w:rsidR="00B03D90" w:rsidDel="00605C92" w:rsidRDefault="00B03D90" w14:paraId="083A8753" w14:textId="39F0C835">
            <w:pPr>
              <w:pStyle w:val="Heading3"/>
              <w:rPr>
                <w:del w:author="Deb Troendle-Scott" w:date="2024-08-13T11:37:00Z" w16du:dateUtc="2024-08-13T03:37:00Z" w:id="1320"/>
              </w:rPr>
              <w:pPrChange w:author="Deb Troendle-Scott" w:date="2024-08-13T11:37:00Z" w16du:dateUtc="2024-08-13T03:37:00Z" w:id="1321">
                <w:pPr>
                  <w:pStyle w:val="Compact"/>
                  <w:numPr>
                    <w:numId w:val="22"/>
                  </w:numPr>
                  <w:ind w:left="720" w:hanging="360"/>
                </w:pPr>
              </w:pPrChange>
            </w:pPr>
            <w:del w:author="Deb Troendle-Scott" w:date="2024-08-13T11:37:00Z" w16du:dateUtc="2024-08-13T03:37:00Z" w:id="1322">
              <w:r w:rsidDel="00605C92">
                <w:delText>Evaluate digital tools, platforms, and interactions based on ethical principles.</w:delText>
              </w:r>
            </w:del>
          </w:p>
          <w:p w:rsidR="00B03D90" w:rsidDel="00605C92" w:rsidRDefault="00B03D90" w14:paraId="083A8754" w14:textId="7FBD652D">
            <w:pPr>
              <w:pStyle w:val="Heading3"/>
              <w:rPr>
                <w:del w:author="Deb Troendle-Scott" w:date="2024-08-13T11:37:00Z" w16du:dateUtc="2024-08-13T03:37:00Z" w:id="1323"/>
              </w:rPr>
              <w:pPrChange w:author="Deb Troendle-Scott" w:date="2024-08-13T11:37:00Z" w16du:dateUtc="2024-08-13T03:37:00Z" w:id="1324">
                <w:pPr>
                  <w:pStyle w:val="Compact"/>
                  <w:numPr>
                    <w:numId w:val="22"/>
                  </w:numPr>
                  <w:ind w:left="720" w:hanging="360"/>
                </w:pPr>
              </w:pPrChange>
            </w:pPr>
            <w:del w:author="Deb Troendle-Scott" w:date="2024-08-13T11:37:00Z" w16du:dateUtc="2024-08-13T03:37:00Z" w:id="1325">
              <w:r w:rsidDel="00605C92">
                <w:delText>Develop personal and professional learning networks to discover and share knowledge, collaborate with others, and become engaged digital global citizens.</w:delText>
              </w:r>
            </w:del>
          </w:p>
          <w:p w:rsidR="00B03D90" w:rsidDel="00605C92" w:rsidRDefault="00B03D90" w14:paraId="083A8755" w14:textId="56774C0B">
            <w:pPr>
              <w:pStyle w:val="Heading3"/>
              <w:rPr>
                <w:del w:author="Deb Troendle-Scott" w:date="2024-08-13T11:37:00Z" w16du:dateUtc="2024-08-13T03:37:00Z" w:id="1326"/>
              </w:rPr>
              <w:pPrChange w:author="Deb Troendle-Scott" w:date="2024-08-13T11:37:00Z" w16du:dateUtc="2024-08-13T03:37:00Z" w:id="1327">
                <w:pPr>
                  <w:pStyle w:val="Compact"/>
                  <w:numPr>
                    <w:numId w:val="22"/>
                  </w:numPr>
                  <w:ind w:left="720" w:hanging="360"/>
                </w:pPr>
              </w:pPrChange>
            </w:pPr>
            <w:del w:author="Deb Troendle-Scott" w:date="2024-08-13T11:37:00Z" w16du:dateUtc="2024-08-13T03:37:00Z" w:id="1328">
              <w:r w:rsidDel="00605C92">
                <w:delText>Create inclusive digital communities which embody a sense of belonging, connection, and Christian hospitality.</w:delText>
              </w:r>
            </w:del>
          </w:p>
          <w:p w:rsidR="00B03D90" w:rsidDel="00605C92" w:rsidRDefault="00B03D90" w14:paraId="083A8756" w14:textId="5867EDF5">
            <w:pPr>
              <w:pStyle w:val="Heading3"/>
              <w:rPr>
                <w:del w:author="Deb Troendle-Scott" w:date="2024-08-13T11:37:00Z" w16du:dateUtc="2024-08-13T03:37:00Z" w:id="1329"/>
              </w:rPr>
              <w:pPrChange w:author="Deb Troendle-Scott" w:date="2024-08-13T11:37:00Z" w16du:dateUtc="2024-08-13T03:37:00Z" w:id="1330">
                <w:pPr>
                  <w:pStyle w:val="BlockText"/>
                </w:pPr>
              </w:pPrChange>
            </w:pPr>
            <w:del w:author="Deb Troendle-Scott" w:date="2024-08-13T11:37:00Z" w16du:dateUtc="2024-08-13T03:37:00Z" w:id="1331">
              <w:r w:rsidDel="00605C92">
                <w:rPr>
                  <w:i/>
                  <w:iCs/>
                </w:rPr>
                <w:delText>You are encouraged to post your video reflection on your blog. Remember that you control the privacy settings, so you can share your video blog with the instructor, your peers, and others outside Trinity if you wish.</w:delText>
              </w:r>
            </w:del>
          </w:p>
          <w:p w:rsidR="00B03D90" w:rsidDel="00605C92" w:rsidRDefault="00B03D90" w14:paraId="083A8757" w14:textId="4E9F0F73">
            <w:pPr>
              <w:pStyle w:val="Heading3"/>
              <w:rPr>
                <w:del w:author="Deb Troendle-Scott" w:date="2024-08-13T11:37:00Z" w16du:dateUtc="2024-08-13T03:37:00Z" w:id="1332"/>
              </w:rPr>
              <w:pPrChange w:author="Deb Troendle-Scott" w:date="2024-08-13T11:37:00Z" w16du:dateUtc="2024-08-13T03:37:00Z" w:id="1333">
                <w:pPr>
                  <w:pStyle w:val="BlockText"/>
                </w:pPr>
              </w:pPrChange>
            </w:pPr>
            <w:del w:author="Deb Troendle-Scott" w:date="2024-08-13T11:37:00Z" w16du:dateUtc="2024-08-13T03:37:00Z" w:id="1334">
              <w:r w:rsidDel="00605C92">
                <w:rPr>
                  <w:i/>
                  <w:iCs/>
                </w:rPr>
                <w:delText>For more guidance on this assignment, including the grading rubric, see the Assessment section in Moodle.</w:delText>
              </w:r>
            </w:del>
          </w:p>
          <w:p w:rsidR="00B03D90" w:rsidDel="00605C92" w:rsidRDefault="00B03D90" w14:paraId="083A8758" w14:textId="47A715BE">
            <w:pPr>
              <w:pStyle w:val="Heading3"/>
              <w:rPr>
                <w:del w:author="Deb Troendle-Scott" w:date="2024-08-13T11:37:00Z" w16du:dateUtc="2024-08-13T03:37:00Z" w:id="1335"/>
              </w:rPr>
            </w:pPr>
            <w:bookmarkStart w:name="assignment-3-digital-literacy-portfolio" w:id="1336"/>
            <w:bookmarkEnd w:id="1303"/>
            <w:del w:author="Deb Troendle-Scott" w:date="2024-08-13T11:37:00Z" w16du:dateUtc="2024-08-13T03:37:00Z" w:id="1337">
              <w:r w:rsidDel="00605C92">
                <w:delText>Assignment 3: Digital Literacy Portfolio</w:delText>
              </w:r>
            </w:del>
          </w:p>
          <w:p w:rsidR="00B03D90" w:rsidDel="00605C92" w:rsidRDefault="00B03D90" w14:paraId="083A8759" w14:textId="27970849">
            <w:pPr>
              <w:pStyle w:val="Heading3"/>
              <w:rPr>
                <w:del w:author="Deb Troendle-Scott" w:date="2024-08-13T11:37:00Z" w16du:dateUtc="2024-08-13T03:37:00Z" w:id="1338"/>
              </w:rPr>
              <w:pPrChange w:author="Deb Troendle-Scott" w:date="2024-08-13T11:37:00Z" w16du:dateUtc="2024-08-13T03:37:00Z" w:id="1339">
                <w:pPr>
                  <w:pStyle w:val="FirstParagraph"/>
                </w:pPr>
              </w:pPrChange>
            </w:pPr>
            <w:del w:author="Deb Troendle-Scott" w:date="2024-08-13T11:37:00Z" w16du:dateUtc="2024-08-13T03:37:00Z" w:id="1340">
              <w:r w:rsidDel="00605C92">
                <w:delText xml:space="preserve">The learning activities in this unit are designed to support you as you create your </w:delText>
              </w:r>
              <w:r w:rsidDel="00605C92">
                <w:rPr>
                  <w:i/>
                  <w:iCs/>
                </w:rPr>
                <w:delText>Digital Citizenship Blog</w:delText>
              </w:r>
              <w:r w:rsidDel="00605C92">
                <w:delText xml:space="preserve"> (Assignment 2), as well as your </w:delText>
              </w:r>
              <w:r w:rsidDel="00605C92">
                <w:rPr>
                  <w:i/>
                  <w:iCs/>
                </w:rPr>
                <w:delText>Digital Literacy Portfolio</w:delText>
              </w:r>
              <w:r w:rsidDel="00605C92">
                <w:delText xml:space="preserve"> (Assignment 3). You are encouraged to submit your blog for grading once you have completed all the Unit 5 activities. Your portfolio can be submitted as you complete Unit 6.</w:delText>
              </w:r>
            </w:del>
          </w:p>
          <w:p w:rsidR="00B03D90" w:rsidDel="00605C92" w:rsidRDefault="00B03D90" w14:paraId="083A875A" w14:textId="082171A4">
            <w:pPr>
              <w:pStyle w:val="Heading3"/>
              <w:rPr>
                <w:del w:author="Deb Troendle-Scott" w:date="2024-08-13T11:37:00Z" w16du:dateUtc="2024-08-13T03:37:00Z" w:id="1341"/>
              </w:rPr>
              <w:pPrChange w:author="Deb Troendle-Scott" w:date="2024-08-13T11:37:00Z" w16du:dateUtc="2024-08-13T03:37:00Z" w:id="1342">
                <w:pPr>
                  <w:pStyle w:val="BlockText"/>
                </w:pPr>
              </w:pPrChange>
            </w:pPr>
            <w:del w:author="Deb Troendle-Scott" w:date="2024-08-13T11:37:00Z" w16du:dateUtc="2024-08-13T03:37:00Z" w:id="1343">
              <w:r w:rsidDel="00605C92">
                <w:rPr>
                  <w:i/>
                  <w:iCs/>
                </w:rPr>
                <w:delText>All assignment details, including the grading rubrics, are located in the Assessment section in Moodle. Please read the instructions carefully and don’t hestitate to reach out for support.</w:delText>
              </w:r>
            </w:del>
          </w:p>
        </w:tc>
      </w:tr>
    </w:tbl>
    <w:p w:rsidR="00B03D90" w:rsidDel="00605C92" w:rsidRDefault="00B03D90" w14:paraId="083A875C" w14:textId="686C5503">
      <w:pPr>
        <w:pStyle w:val="Heading3"/>
        <w:rPr>
          <w:del w:author="Deb Troendle-Scott" w:date="2024-08-13T11:37:00Z" w16du:dateUtc="2024-08-13T03:37:00Z" w:id="1344"/>
        </w:rPr>
        <w:pPrChange w:author="Deb Troendle-Scott" w:date="2024-08-13T11:37:00Z" w16du:dateUtc="2024-08-13T03:37:00Z" w:id="1345">
          <w:pPr>
            <w:pStyle w:val="Heading2"/>
          </w:pPr>
        </w:pPrChange>
      </w:pPr>
      <w:bookmarkStart w:name="checking-your-learning-4" w:id="1346"/>
      <w:bookmarkEnd w:id="1264"/>
      <w:bookmarkEnd w:id="1336"/>
      <w:del w:author="Deb Troendle-Scott" w:date="2024-08-13T11:37:00Z" w16du:dateUtc="2024-08-13T03:37:00Z" w:id="1347">
        <w:r w:rsidDel="00605C92">
          <w:delText>Checking Your Learning</w:delText>
        </w:r>
      </w:del>
    </w:p>
    <w:tbl>
      <w:tblPr>
        <w:tblStyle w:val="Table"/>
        <w:tblW w:w="0" w:type="auto"/>
        <w:tblInd w:w="164" w:type="dxa"/>
        <w:tblBorders>
          <w:left w:val="single" w:color="EB9113" w:sz="24" w:space="0"/>
        </w:tblBorders>
        <w:tblCellMar>
          <w:left w:w="0" w:type="dxa"/>
          <w:right w:w="0" w:type="dxa"/>
        </w:tblCellMar>
        <w:tblLook w:val="0000" w:firstRow="0" w:lastRow="0" w:firstColumn="0" w:lastColumn="0" w:noHBand="0" w:noVBand="0"/>
      </w:tblPr>
      <w:tblGrid>
        <w:gridCol w:w="9166"/>
      </w:tblGrid>
      <w:tr w:rsidR="00B03D90" w:rsidDel="00605C92" w:rsidTr="00F22A09" w14:paraId="083A8766" w14:textId="403BF4A6">
        <w:trPr>
          <w:cantSplit/>
          <w:del w:author="Deb Troendle-Scott" w:date="2024-08-13T11:37:00Z" w:id="1348"/>
        </w:trPr>
        <w:tc>
          <w:tcPr>
            <w:tcW w:w="0" w:type="auto"/>
            <w:tcMar>
              <w:left w:w="144" w:type="dxa"/>
            </w:tcMar>
          </w:tcPr>
          <w:p w:rsidR="00B03D90" w:rsidDel="00605C92" w:rsidRDefault="00B03D90" w14:paraId="083A875D" w14:textId="1F064A41">
            <w:pPr>
              <w:pStyle w:val="Heading3"/>
              <w:rPr>
                <w:del w:author="Deb Troendle-Scott" w:date="2024-08-13T11:37:00Z" w16du:dateUtc="2024-08-13T03:37:00Z" w:id="1349"/>
              </w:rPr>
              <w:pPrChange w:author="Deb Troendle-Scott" w:date="2024-08-13T11:37:00Z" w16du:dateUtc="2024-08-13T03:37:00Z" w:id="1350">
                <w:pPr>
                  <w:pStyle w:val="FirstParagraph"/>
                  <w:spacing w:before="16" w:after="64"/>
                </w:pPr>
              </w:pPrChange>
            </w:pPr>
          </w:p>
          <w:p w:rsidR="00B03D90" w:rsidDel="00605C92" w:rsidRDefault="00B03D90" w14:paraId="083A875E" w14:textId="0021AD6A">
            <w:pPr>
              <w:pStyle w:val="Heading3"/>
              <w:rPr>
                <w:del w:author="Deb Troendle-Scott" w:date="2024-08-13T11:37:00Z" w16du:dateUtc="2024-08-13T03:37:00Z" w:id="1351"/>
              </w:rPr>
              <w:pPrChange w:author="Deb Troendle-Scott" w:date="2024-08-13T11:37:00Z" w16du:dateUtc="2024-08-13T03:37:00Z" w:id="1352">
                <w:pPr>
                  <w:pStyle w:val="BodyText"/>
                  <w:spacing w:before="16"/>
                </w:pPr>
              </w:pPrChange>
            </w:pPr>
            <w:del w:author="Deb Troendle-Scott" w:date="2024-08-13T11:37:00Z" w16du:dateUtc="2024-08-13T03:37:00Z" w:id="1353">
              <w:r w:rsidDel="00605C92">
                <w:delText>Before you move on to the next unit, check that you are able to:</w:delText>
              </w:r>
            </w:del>
          </w:p>
          <w:p w:rsidR="00B03D90" w:rsidDel="00605C92" w:rsidRDefault="00B03D90" w14:paraId="083A875F" w14:textId="2C921B5D">
            <w:pPr>
              <w:pStyle w:val="Heading3"/>
              <w:rPr>
                <w:del w:author="Deb Troendle-Scott" w:date="2024-08-13T11:37:00Z" w16du:dateUtc="2024-08-13T03:37:00Z" w:id="1354"/>
              </w:rPr>
              <w:pPrChange w:author="Deb Troendle-Scott" w:date="2024-08-13T11:37:00Z" w16du:dateUtc="2024-08-13T03:37:00Z" w:id="1355">
                <w:pPr>
                  <w:pStyle w:val="Compact"/>
                  <w:numPr>
                    <w:numId w:val="2"/>
                  </w:numPr>
                  <w:ind w:left="720" w:hanging="360"/>
                </w:pPr>
              </w:pPrChange>
            </w:pPr>
            <w:del w:author="Deb Troendle-Scott" w:date="2024-08-13T11:37:00Z" w16du:dateUtc="2024-08-13T03:37:00Z" w:id="1356">
              <w:r w:rsidDel="00605C92">
                <w:delText>Discuss the dimensions of digital citizenship for work and learning in the 21st century and how these differ from the off-line environment</w:delText>
              </w:r>
            </w:del>
          </w:p>
          <w:p w:rsidR="00B03D90" w:rsidDel="00605C92" w:rsidRDefault="00B03D90" w14:paraId="083A8760" w14:textId="6C9323DE">
            <w:pPr>
              <w:pStyle w:val="Heading3"/>
              <w:rPr>
                <w:del w:author="Deb Troendle-Scott" w:date="2024-08-13T11:37:00Z" w16du:dateUtc="2024-08-13T03:37:00Z" w:id="1357"/>
              </w:rPr>
              <w:pPrChange w:author="Deb Troendle-Scott" w:date="2024-08-13T11:37:00Z" w16du:dateUtc="2024-08-13T03:37:00Z" w:id="1358">
                <w:pPr>
                  <w:pStyle w:val="Compact"/>
                  <w:numPr>
                    <w:numId w:val="2"/>
                  </w:numPr>
                  <w:ind w:left="720" w:hanging="360"/>
                </w:pPr>
              </w:pPrChange>
            </w:pPr>
            <w:del w:author="Deb Troendle-Scott" w:date="2024-08-13T11:37:00Z" w16du:dateUtc="2024-08-13T03:37:00Z" w:id="1359">
              <w:r w:rsidDel="00605C92">
                <w:delText>Outline the rights and responsibilities of a digital citizen</w:delText>
              </w:r>
            </w:del>
          </w:p>
          <w:p w:rsidR="00B03D90" w:rsidDel="00605C92" w:rsidRDefault="00B03D90" w14:paraId="083A8761" w14:textId="54554441">
            <w:pPr>
              <w:pStyle w:val="Heading3"/>
              <w:rPr>
                <w:del w:author="Deb Troendle-Scott" w:date="2024-08-13T11:37:00Z" w16du:dateUtc="2024-08-13T03:37:00Z" w:id="1360"/>
              </w:rPr>
              <w:pPrChange w:author="Deb Troendle-Scott" w:date="2024-08-13T11:37:00Z" w16du:dateUtc="2024-08-13T03:37:00Z" w:id="1361">
                <w:pPr>
                  <w:pStyle w:val="Compact"/>
                  <w:numPr>
                    <w:numId w:val="2"/>
                  </w:numPr>
                  <w:ind w:left="720" w:hanging="360"/>
                </w:pPr>
              </w:pPrChange>
            </w:pPr>
            <w:del w:author="Deb Troendle-Scott" w:date="2024-08-13T11:37:00Z" w16du:dateUtc="2024-08-13T03:37:00Z" w:id="1362">
              <w:r w:rsidDel="00605C92">
                <w:delText>Explore professional online identity and networking in the field of your choice</w:delText>
              </w:r>
            </w:del>
          </w:p>
          <w:p w:rsidR="00B03D90" w:rsidDel="00605C92" w:rsidRDefault="00B03D90" w14:paraId="083A8762" w14:textId="34FCFAA1">
            <w:pPr>
              <w:pStyle w:val="Heading3"/>
              <w:rPr>
                <w:del w:author="Deb Troendle-Scott" w:date="2024-08-13T11:37:00Z" w16du:dateUtc="2024-08-13T03:37:00Z" w:id="1363"/>
              </w:rPr>
              <w:pPrChange w:author="Deb Troendle-Scott" w:date="2024-08-13T11:37:00Z" w16du:dateUtc="2024-08-13T03:37:00Z" w:id="1364">
                <w:pPr>
                  <w:pStyle w:val="Compact"/>
                  <w:numPr>
                    <w:numId w:val="2"/>
                  </w:numPr>
                  <w:ind w:left="720" w:hanging="360"/>
                </w:pPr>
              </w:pPrChange>
            </w:pPr>
            <w:del w:author="Deb Troendle-Scott" w:date="2024-08-13T11:37:00Z" w16du:dateUtc="2024-08-13T03:37:00Z" w:id="1365">
              <w:r w:rsidDel="00605C92">
                <w:delText>Reflect on the balance between public and private in a digital world</w:delText>
              </w:r>
            </w:del>
          </w:p>
          <w:p w:rsidR="00B03D90" w:rsidDel="00605C92" w:rsidRDefault="00B03D90" w14:paraId="083A8763" w14:textId="5943EAC8">
            <w:pPr>
              <w:pStyle w:val="Heading3"/>
              <w:rPr>
                <w:del w:author="Deb Troendle-Scott" w:date="2024-08-13T11:37:00Z" w16du:dateUtc="2024-08-13T03:37:00Z" w:id="1366"/>
              </w:rPr>
              <w:pPrChange w:author="Deb Troendle-Scott" w:date="2024-08-13T11:37:00Z" w16du:dateUtc="2024-08-13T03:37:00Z" w:id="1367">
                <w:pPr>
                  <w:pStyle w:val="Compact"/>
                  <w:numPr>
                    <w:numId w:val="2"/>
                  </w:numPr>
                  <w:ind w:left="720" w:hanging="360"/>
                </w:pPr>
              </w:pPrChange>
            </w:pPr>
            <w:del w:author="Deb Troendle-Scott" w:date="2024-08-13T11:37:00Z" w16du:dateUtc="2024-08-13T03:37:00Z" w:id="1368">
              <w:r w:rsidDel="00605C92">
                <w:delText>Evaluate a range of social media, technologies and communities appropriate for supporting learning</w:delText>
              </w:r>
            </w:del>
          </w:p>
          <w:p w:rsidR="00B03D90" w:rsidDel="00605C92" w:rsidRDefault="00B03D90" w14:paraId="083A8764" w14:textId="279DDEE7">
            <w:pPr>
              <w:pStyle w:val="Heading3"/>
              <w:rPr>
                <w:del w:author="Deb Troendle-Scott" w:date="2024-08-13T11:37:00Z" w16du:dateUtc="2024-08-13T03:37:00Z" w:id="1369"/>
              </w:rPr>
              <w:pPrChange w:author="Deb Troendle-Scott" w:date="2024-08-13T11:37:00Z" w16du:dateUtc="2024-08-13T03:37:00Z" w:id="1370">
                <w:pPr>
                  <w:pStyle w:val="Compact"/>
                  <w:numPr>
                    <w:numId w:val="2"/>
                  </w:numPr>
                  <w:ind w:left="720" w:hanging="360"/>
                </w:pPr>
              </w:pPrChange>
            </w:pPr>
            <w:del w:author="Deb Troendle-Scott" w:date="2024-08-13T11:37:00Z" w16du:dateUtc="2024-08-13T03:37:00Z" w:id="1371">
              <w:r w:rsidDel="00605C92">
                <w:delText>Develop online learning networks to discover and share knowledge, collaborate with others, and become engaged digital global citizens</w:delText>
              </w:r>
            </w:del>
          </w:p>
          <w:p w:rsidR="00B03D90" w:rsidDel="00605C92" w:rsidRDefault="00B03D90" w14:paraId="083A8765" w14:textId="4CFA7A8B">
            <w:pPr>
              <w:pStyle w:val="Heading3"/>
              <w:rPr>
                <w:del w:author="Deb Troendle-Scott" w:date="2024-08-13T11:37:00Z" w16du:dateUtc="2024-08-13T03:37:00Z" w:id="1372"/>
              </w:rPr>
              <w:pPrChange w:author="Deb Troendle-Scott" w:date="2024-08-13T11:37:00Z" w16du:dateUtc="2024-08-13T03:37:00Z" w:id="1373">
                <w:pPr>
                  <w:pStyle w:val="Compact"/>
                  <w:numPr>
                    <w:numId w:val="2"/>
                  </w:numPr>
                  <w:ind w:left="720" w:hanging="360"/>
                </w:pPr>
              </w:pPrChange>
            </w:pPr>
            <w:del w:author="Deb Troendle-Scott" w:date="2024-08-13T11:37:00Z" w16du:dateUtc="2024-08-13T03:37:00Z" w:id="1374">
              <w:r w:rsidDel="00605C92">
                <w:delText>Consider how you might connect, thrive, and serve in the TWU learning community</w:delText>
              </w:r>
            </w:del>
          </w:p>
        </w:tc>
      </w:tr>
    </w:tbl>
    <w:p w:rsidRPr="00160EAC" w:rsidR="00337815" w:rsidP="00337815" w:rsidRDefault="00337815" w14:paraId="0D1F16EF" w14:textId="77777777">
      <w:pPr>
        <w:keepNext w:val="1"/>
        <w:keepLines w:val="1"/>
        <w:spacing w:before="160" w:after="80"/>
        <w:outlineLvl w:val="2"/>
        <w:rPr>
          <w:rFonts w:ascii="Aptos" w:hAnsi="Aptos" w:eastAsia="Times New Roman" w:cs="Times New Roman"/>
          <w:color w:val="0F4761"/>
          <w:sz w:val="28"/>
          <w:szCs w:val="28"/>
        </w:rPr>
      </w:pPr>
      <w:bookmarkStart w:name="_Hlk174441907" w:id="1375"/>
      <w:bookmarkEnd w:id="0"/>
      <w:bookmarkEnd w:id="1346"/>
      <w:r w:rsidRPr="3B3ACD07" w:rsidR="00337815">
        <w:rPr>
          <w:rFonts w:ascii="Aptos" w:hAnsi="Aptos" w:eastAsia="Times New Roman" w:cs="Times New Roman"/>
          <w:color w:val="0F4761" w:themeColor="accent1" w:themeTint="FF" w:themeShade="BF"/>
          <w:sz w:val="28"/>
          <w:szCs w:val="28"/>
        </w:rPr>
        <w:t>5.3.3 Activity: Annotating</w:t>
      </w:r>
      <w:r w:rsidRPr="3B3ACD07" w:rsidR="00337815">
        <w:rPr>
          <w:rFonts w:ascii="Aptos" w:hAnsi="Aptos" w:eastAsia="Times New Roman" w:cs="Times New Roman"/>
          <w:color w:val="0F4761" w:themeColor="accent1" w:themeTint="FF" w:themeShade="BF"/>
          <w:sz w:val="28"/>
          <w:szCs w:val="28"/>
        </w:rPr>
        <w:t xml:space="preserve"> and</w:t>
      </w:r>
      <w:r w:rsidRPr="3B3ACD07" w:rsidR="00337815">
        <w:rPr>
          <w:rFonts w:ascii="Aptos" w:hAnsi="Aptos" w:eastAsia="Times New Roman" w:cs="Times New Roman"/>
          <w:color w:val="0F4761" w:themeColor="accent1" w:themeTint="FF" w:themeShade="BF"/>
          <w:sz w:val="28"/>
          <w:szCs w:val="28"/>
        </w:rPr>
        <w:t xml:space="preserve"> Collaborating in Hypothes.is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Pr="00160EAC" w:rsidR="00337815" w:rsidTr="3B3ACD07" w14:paraId="579165F1"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7CBF7842" w14:textId="77777777">
            <w:pPr>
              <w:spacing w:before="16" w:after="64"/>
              <w:rPr>
                <w:rFonts w:ascii="Aptos" w:hAnsi="Aptos" w:eastAsia="Aptos" w:cs="Times New Roman"/>
                <w:sz w:val="24"/>
                <w:szCs w:val="24"/>
              </w:rPr>
            </w:pPr>
          </w:p>
          <w:p w:rsidRPr="00160EAC" w:rsidR="00337815" w:rsidP="00985101" w:rsidRDefault="00337815" w14:paraId="587566F9" w14:textId="77777777">
            <w:pPr>
              <w:spacing w:before="16" w:after="180"/>
              <w:rPr>
                <w:rFonts w:ascii="Aptos" w:hAnsi="Aptos" w:eastAsia="Aptos" w:cs="Times New Roman"/>
                <w:sz w:val="24"/>
                <w:szCs w:val="24"/>
              </w:rPr>
            </w:pPr>
            <w:r w:rsidRPr="00160EAC">
              <w:rPr>
                <w:rFonts w:ascii="Aptos" w:hAnsi="Aptos" w:eastAsia="Aptos" w:cs="Times New Roman"/>
                <w:sz w:val="24"/>
                <w:szCs w:val="24"/>
              </w:rPr>
              <w:t>In this activity, we will practice using Hypothes.is by annotating an article on the difference between digital skills and digital literacies.</w:t>
            </w:r>
          </w:p>
          <w:p w:rsidRPr="00A810D7" w:rsidR="00337815" w:rsidDel="00E86F6B" w:rsidP="3B3ACD07" w:rsidRDefault="00A67E9F" w14:paraId="2AFC46FC" w14:textId="45983E95">
            <w:pPr>
              <w:pStyle w:val="ListBullet"/>
              <w:rPr>
                <w:del w:author="Deb Troendle-Scott" w:date="2024-08-05T14:50:00Z" w16du:dateUtc="2024-08-05T06:50:00Z" w:id="220409752"/>
                <w:i w:val="1"/>
                <w:iCs w:val="1"/>
              </w:rPr>
            </w:pPr>
            <w:r w:rsidR="4D5A2B2F">
              <w:rPr>
                <w:b w:val="1"/>
                <w:bCs w:val="1"/>
              </w:rPr>
              <w:t>Open account</w:t>
            </w:r>
            <w:r w:rsidR="00337815">
              <w:rPr/>
              <w:t xml:space="preserve">: </w:t>
            </w:r>
            <w:r w:rsidRPr="00E86F6B" w:rsidR="00337815">
              <w:rPr/>
              <w:t xml:space="preserve">Read the Hypothes.is </w:t>
            </w:r>
            <w:r w:rsidRPr="3B3ACD07" w:rsidR="00337815">
              <w:rPr>
                <w:i w:val="1"/>
                <w:iCs w:val="1"/>
              </w:rPr>
              <w:fldChar w:fldCharType="begin"/>
            </w:r>
            <w:ins w:author="Deb Troendle-Scott" w:date="2024-08-05T14:49:00Z" w16du:dateUtc="2024-08-05T06:49:00Z" w:id="518447930">
              <w:r w:rsidRPr="3B3ACD07">
                <w:rPr>
                  <w:i w:val="1"/>
                  <w:iCs w:val="1"/>
                </w:rPr>
                <w:instrText xml:space="preserve">HYPERLINK "https://web.hypothes.is/quick-start-guide-for-students/" \h </w:instrText>
              </w:r>
            </w:ins>
            <w:del w:author="Deb Troendle-Scott" w:date="2024-08-05T14:49:00Z" w16du:dateUtc="2024-08-05T06:49:00Z" w:id="1055107704">
              <w:r w:rsidRPr="3B3ACD07">
                <w:rPr>
                  <w:i w:val="1"/>
                  <w:iCs w:val="1"/>
                </w:rPr>
                <w:delInstrText xml:space="preserve">HYPERLINK "https://web.hypothes.is/quick-start-guide-for-students/" \h</w:delInstrText>
              </w:r>
            </w:del>
            <w:r w:rsidRPr="00677832" w:rsidR="00337815">
              <w:rPr>
                <w:i/>
                <w:iCs/>
              </w:rPr>
            </w:r>
            <w:r w:rsidRPr="3B3ACD07" w:rsidR="00337815">
              <w:rPr>
                <w:i w:val="1"/>
                <w:iCs w:val="1"/>
              </w:rPr>
              <w:fldChar w:fldCharType="separate"/>
            </w:r>
            <w:del w:author="Deb Troendle-Scott" w:date="2024-08-05T14:49:00Z" w16du:dateUtc="2024-08-05T06:49:00Z" w:id="1868557069">
              <w:r w:rsidRPr="3B3ACD07" w:rsidDel="00337815">
                <w:rPr>
                  <w:i w:val="1"/>
                  <w:iCs w:val="1"/>
                  <w:color w:val="156082" w:themeColor="accent1" w:themeTint="FF" w:themeShade="FF"/>
                  <w:rPrChange w:author="Deb Troendle-Scott" w:date="2024-08-05T14:51:00Z" w:id="343579553">
                    <w:rPr>
                      <w:rFonts w:ascii="Aptos" w:hAnsi="Aptos" w:eastAsia="Aptos" w:cs="Times New Roman"/>
                      <w:color w:val="156082" w:themeColor="accent1" w:themeTint="FF" w:themeShade="FF"/>
                    </w:rPr>
                  </w:rPrChange>
                </w:rPr>
                <w:delText>Quick start guide for students</w:delText>
              </w:r>
            </w:del>
            <w:ins w:author="Deb Troendle-Scott" w:date="2024-08-05T14:49:00Z" w16du:dateUtc="2024-08-05T06:49:00Z" w:id="1460065829">
              <w:r w:rsidRPr="3B3ACD07" w:rsidR="00337815">
                <w:rPr>
                  <w:i w:val="1"/>
                  <w:iCs w:val="1"/>
                  <w:color w:val="156082" w:themeColor="accent1" w:themeTint="FF" w:themeShade="FF"/>
                  <w:rPrChange w:author="Deb Troendle-Scott" w:date="2024-08-05T14:51:00Z" w:id="1030902168">
                    <w:rPr>
                      <w:rFonts w:ascii="Aptos" w:hAnsi="Aptos" w:eastAsia="Aptos" w:cs="Times New Roman"/>
                      <w:color w:val="156082" w:themeColor="accent1" w:themeTint="FF" w:themeShade="FF"/>
                    </w:rPr>
                  </w:rPrChange>
                </w:rPr>
                <w:t>Quick-Start Guide for Students</w:t>
              </w:r>
            </w:ins>
            <w:r w:rsidRPr="3B3ACD07" w:rsidR="00337815">
              <w:rPr>
                <w:i w:val="1"/>
                <w:iCs w:val="1"/>
                <w:color w:val="156082"/>
              </w:rPr>
              <w:fldChar w:fldCharType="end"/>
            </w:r>
            <w:ins w:author="Deb Troendle-Scott" w:date="2024-08-25T20:52:00Z" w16du:dateUtc="2024-08-25T12:52:00Z" w:id="1819074464">
              <w:r w:rsidRPr="3B3ACD07" w:rsidR="2AA4E493">
                <w:rPr>
                  <w:i w:val="1"/>
                  <w:iCs w:val="1"/>
                  <w:color w:val="156082" w:themeColor="accent1" w:themeTint="FF" w:themeShade="FF"/>
                </w:rPr>
                <w:t xml:space="preserve"> </w:t>
              </w:r>
            </w:ins>
            <w:r w:rsidRPr="3B3ACD07" w:rsidR="003D3FC5">
              <w:rPr>
                <w:i w:val="1"/>
                <w:iCs w:val="1"/>
                <w:color w:val="156082"/>
              </w:rPr>
              <w:fldChar w:fldCharType="begin"/>
            </w:r>
            <w:r w:rsidRPr="3B3ACD07" w:rsidR="005E1157">
              <w:rPr>
                <w:i w:val="1"/>
                <w:iCs w:val="1"/>
                <w:color w:val="156082"/>
              </w:rPr>
              <w:instrText xml:space="preserve"> ADDIN ZOTERO_ITEM CSL_CITATION {"citationID":"a2k5bru3b9q","properties":{"formattedCitation":"(2023b)","plainCitation":"(2023b)","noteIndex":0},"citationItems":[{"id":1969,"uris":["http://zotero.org/users/14693029/items/4WIBXTIT"],"itemData":{"id":1969,"type":"webpage","title":"Quick-start guide for students","URL":"https://web.hypothes.is/quick-start-guide-for-students/","author":[{"family":"Hypothesis","given":""}],"issued":{"date-parts":[["2023"]]}},"label":"page","suppress-author":true}],"schema":"https://github.com/citation-style-language/schema/raw/master/csl-citation.json"} </w:instrText>
            </w:r>
            <w:r w:rsidRPr="3B3ACD07" w:rsidR="003D3FC5">
              <w:rPr>
                <w:i w:val="1"/>
                <w:iCs w:val="1"/>
                <w:color w:val="156082"/>
              </w:rPr>
              <w:fldChar w:fldCharType="separate"/>
            </w:r>
            <w:r w:rsidRPr="005E1157" w:rsidR="005E1157">
              <w:rPr>
                <w:rFonts w:ascii="Aptos" w:hAnsi="Aptos" w:cs="Times New Roman"/>
              </w:rPr>
              <w:t>(2023b)</w:t>
            </w:r>
            <w:r w:rsidRPr="3B3ACD07" w:rsidR="003D3FC5">
              <w:rPr>
                <w:i w:val="1"/>
                <w:iCs w:val="1"/>
                <w:color w:val="156082"/>
              </w:rPr>
              <w:fldChar w:fldCharType="end"/>
            </w:r>
          </w:p>
          <w:p w:rsidRPr="00E86F6B" w:rsidR="00337815" w:rsidP="3B3ACD07" w:rsidRDefault="00337815" w14:paraId="2B3BF3EF" w14:textId="6A9963D5">
            <w:pPr>
              <w:pStyle w:val="ListBullet"/>
              <w:rPr/>
            </w:pPr>
            <w:r w:rsidRPr="3B3ACD07" w:rsidR="00337815">
              <w:rPr>
                <w:i w:val="1"/>
                <w:iCs w:val="1"/>
              </w:rPr>
              <w:t xml:space="preserve"> </w:t>
            </w:r>
            <w:r w:rsidR="00337815">
              <w:rPr/>
              <w:t xml:space="preserve">and </w:t>
            </w:r>
            <w:ins w:author="Deb Troendle-Scott" w:date="2024-08-05T14:50:00Z" w16du:dateUtc="2024-08-05T06:50:00Z" w:id="701102989">
              <w:r w:rsidR="00337815">
                <w:t>c</w:t>
              </w:r>
            </w:ins>
            <w:r w:rsidRPr="00E86F6B" w:rsidR="00337815">
              <w:rPr/>
              <w:t xml:space="preserve">reate an account on Hypothes.is. We recommend that you use the Chrome browser and install the Hypothes.is extension. Alternatively, you can annotate web pages directly from the Hypothes.is website by pasting the link into the text area after you have logged into the site. If you are working on a mobile device, please follow these instructions: </w:t>
            </w:r>
            <w:r w:rsidRPr="3B3ACD07">
              <w:rPr>
                <w:i w:val="1"/>
                <w:iCs w:val="1"/>
                <w:lang w:val="en-CA" w:eastAsia="en-US"/>
              </w:rPr>
              <w:fldChar w:fldCharType="begin"/>
            </w:r>
            <w:ins w:author="Deb Troendle-Scott" w:date="2024-08-05T14:51:00Z" w16du:dateUtc="2024-08-05T06:51:00Z" w:id="2018041997">
              <w:r w:rsidRPr="3B3ACD07">
                <w:rPr>
                  <w:i w:val="1"/>
                  <w:iCs w:val="1"/>
                </w:rPr>
                <w:instrText xml:space="preserve">HYPERLINK "https://web.hypothes.is/help/how-to-use-hypothesis-on-mobile-devices/" \h </w:instrText>
              </w:r>
            </w:ins>
            <w:del w:author="Deb Troendle-Scott" w:date="2024-08-05T14:51:00Z" w16du:dateUtc="2024-08-05T06:51:00Z" w:id="865521618">
              <w:r w:rsidRPr="3B3ACD07">
                <w:rPr>
                  <w:i w:val="1"/>
                  <w:iCs w:val="1"/>
                </w:rPr>
                <w:delInstrText xml:space="preserve">HYPERLINK "https://web.hypothes.is/help/how-to-use-hypothesis-on-mobile-devices/" \h</w:delInstrText>
              </w:r>
            </w:del>
            <w:r w:rsidRPr="00677832">
              <w:rPr>
                <w:i/>
                <w:iCs/>
              </w:rPr>
            </w:r>
            <w:r w:rsidRPr="3B3ACD07">
              <w:rPr>
                <w:i w:val="1"/>
                <w:iCs w:val="1"/>
                <w:lang w:val="en-CA" w:eastAsia="en-US"/>
              </w:rPr>
              <w:fldChar w:fldCharType="separate"/>
            </w:r>
            <w:del w:author="Deb Troendle-Scott" w:date="2024-08-05T14:51:00Z" w16du:dateUtc="2024-08-05T06:51:00Z" w:id="221865869">
              <w:r w:rsidRPr="3B3ACD07" w:rsidDel="00337815">
                <w:rPr>
                  <w:i w:val="1"/>
                  <w:iCs w:val="1"/>
                  <w:color w:val="156082" w:themeColor="accent1" w:themeTint="FF" w:themeShade="FF"/>
                  <w:rPrChange w:author="Deb Troendle-Scott" w:date="2024-08-25T20:54:00Z" w:id="775074615">
                    <w:rPr>
                      <w:rFonts w:ascii="Aptos" w:hAnsi="Aptos" w:eastAsia="Aptos" w:cs="Times New Roman"/>
                      <w:color w:val="156082" w:themeColor="accent1" w:themeTint="FF" w:themeShade="FF"/>
                      <w:sz w:val="24"/>
                      <w:szCs w:val="24"/>
                    </w:rPr>
                  </w:rPrChange>
                </w:rPr>
                <w:delText>How to use Hypothes.is on mobile devices</w:delText>
              </w:r>
            </w:del>
            <w:ins w:author="Deb Troendle-Scott" w:date="2024-08-05T14:51:00Z" w16du:dateUtc="2024-08-05T06:51:00Z" w:id="769818417">
              <w:r w:rsidRPr="3B3ACD07" w:rsidR="00337815">
                <w:rPr>
                  <w:i w:val="1"/>
                  <w:iCs w:val="1"/>
                  <w:color w:val="156082" w:themeColor="accent1" w:themeTint="FF" w:themeShade="FF"/>
                  <w:rPrChange w:author="Deb Troendle-Scott" w:date="2024-08-25T20:54:00Z" w:id="1196748237">
                    <w:rPr>
                      <w:rFonts w:ascii="Aptos" w:hAnsi="Aptos" w:eastAsia="Aptos" w:cs="Times New Roman"/>
                      <w:color w:val="156082" w:themeColor="accent1" w:themeTint="FF" w:themeShade="FF"/>
                      <w:sz w:val="24"/>
                      <w:szCs w:val="24"/>
                    </w:rPr>
                  </w:rPrChange>
                </w:rPr>
                <w:t>How to use Hypothes.is on Mobile Devices</w:t>
              </w:r>
            </w:ins>
            <w:r w:rsidRPr="3B3ACD07">
              <w:rPr>
                <w:i w:val="1"/>
                <w:iCs w:val="1"/>
                <w:color w:val="156082"/>
                <w:lang w:val="en-CA" w:eastAsia="en-US"/>
              </w:rPr>
              <w:fldChar w:fldCharType="end"/>
            </w:r>
            <w:ins w:author="Deb Troendle-Scott" w:date="2024-08-25T20:54:00Z" w16du:dateUtc="2024-08-25T12:54:00Z" w:id="1681731861">
              <w:r w:rsidRPr="3B3ACD07" w:rsidR="5D9C5B89">
                <w:rPr>
                  <w:color w:val="156082" w:themeColor="accent1" w:themeTint="FF" w:themeShade="FF"/>
                  <w:lang w:val="en-CA" w:eastAsia="en-US"/>
                </w:rPr>
                <w:t xml:space="preserve"> </w:t>
              </w:r>
            </w:ins>
            <w:r w:rsidR="00787AB4">
              <w:rPr>
                <w:color w:val="156082"/>
              </w:rPr>
              <w:fldChar w:fldCharType="begin"/>
            </w:r>
            <w:r w:rsidR="005E1157">
              <w:rPr>
                <w:color w:val="156082"/>
                <w:lang w:val="en-CA" w:eastAsia="en-US"/>
              </w:rPr>
              <w:instrText xml:space="preserve"> ADDIN ZOTERO_ITEM CSL_CITATION {"citationID":"a4vrvsvol3","properties":{"formattedCitation":"(2023a)","plainCitation":"(2023a)","noteIndex":0},"citationItems":[{"id":1971,"uris":["http://zotero.org/users/14693029/items/ZDD9V29Z"],"itemData":{"id":1971,"type":"webpage","title":"How to use Hypothesis on mobile devices","URL":"https://web.hypothes.is/help/how-to-use-hypothesis-on-mobile-devices/","author":[{"family":"Hypothesis","given":""}],"issued":{"date-parts":[["2023"]]}},"label":"page","suppress-author":true}],"schema":"https://github.com/citation-style-language/schema/raw/master/csl-citation.json"} </w:instrText>
            </w:r>
            <w:r w:rsidR="00787AB4">
              <w:rPr>
                <w:color w:val="156082"/>
              </w:rPr>
              <w:fldChar w:fldCharType="separate"/>
            </w:r>
            <w:r w:rsidRPr="005E1157" w:rsidR="005E1157">
              <w:rPr>
                <w:rFonts w:ascii="Aptos" w:hAnsi="Aptos" w:cs="Times New Roman"/>
              </w:rPr>
              <w:t>(2023a)</w:t>
            </w:r>
            <w:r w:rsidR="00787AB4">
              <w:rPr>
                <w:color w:val="156082"/>
              </w:rPr>
              <w:fldChar w:fldCharType="end"/>
            </w:r>
            <w:r w:rsidRPr="00E86F6B" w:rsidR="00337815">
              <w:rPr/>
              <w:t>.</w:t>
            </w:r>
          </w:p>
          <w:p w:rsidRPr="00160EAC" w:rsidR="00337815" w:rsidP="3B3ACD07" w:rsidRDefault="00337815" w14:paraId="3609EF1E" w14:textId="458DCA3B">
            <w:pPr>
              <w:pStyle w:val="ListBullet"/>
              <w:rPr/>
            </w:pPr>
            <w:r w:rsidRPr="00E86F6B" w:rsidR="00337815">
              <w:rPr>
                <w:b w:val="1"/>
                <w:bCs w:val="1"/>
              </w:rPr>
              <w:t>Read</w:t>
            </w:r>
            <w:r w:rsidRPr="00160EAC" w:rsidR="00337815">
              <w:rPr/>
              <w:t xml:space="preserve">: </w:t>
            </w:r>
            <w:r w:rsidRPr="3B3ACD07">
              <w:rPr>
                <w:i w:val="1"/>
                <w:iCs w:val="1"/>
                <w:lang w:val="en-CA" w:eastAsia="en-US"/>
              </w:rPr>
              <w:fldChar w:fldCharType="begin"/>
            </w:r>
            <w:r w:rsidRPr="3B3ACD07">
              <w:rPr>
                <w:i w:val="1"/>
                <w:iCs w:val="1"/>
              </w:rPr>
              <w:instrText>HYPERLINK "https://www.literacyworldwide.org/blog/literacy-now/2016/02/03/knowing-the-difference-between-digital-skills-and-digital-literacies-and-teaching-both" \h</w:instrText>
            </w:r>
            <w:r w:rsidRPr="00677832">
              <w:rPr>
                <w:i/>
                <w:iCs/>
              </w:rPr>
            </w:r>
            <w:r w:rsidRPr="3B3ACD07">
              <w:rPr>
                <w:i w:val="1"/>
                <w:iCs w:val="1"/>
                <w:lang w:val="en-CA" w:eastAsia="en-US"/>
              </w:rPr>
              <w:fldChar w:fldCharType="separate"/>
            </w:r>
            <w:r w:rsidRPr="3B3ACD07" w:rsidR="00337815">
              <w:rPr>
                <w:i w:val="1"/>
                <w:iCs w:val="1"/>
                <w:color w:val="156082"/>
              </w:rPr>
              <w:t>Knowing the Difference Between Digital Skills and Digital Literacies, and Teaching Both</w:t>
            </w:r>
            <w:r w:rsidRPr="3B3ACD07">
              <w:rPr>
                <w:i w:val="1"/>
                <w:iCs w:val="1"/>
                <w:color w:val="156082"/>
                <w:lang w:val="en-CA" w:eastAsia="en-US"/>
              </w:rPr>
              <w:fldChar w:fldCharType="end"/>
            </w:r>
            <w:r w:rsidR="00337815">
              <w:rPr/>
              <w:t xml:space="preserve"> </w:t>
            </w:r>
            <w:r>
              <w:fldChar w:fldCharType="begin"/>
            </w:r>
            <w:r>
              <w:instrText xml:space="preserve"> ADDIN ZOTERO_ITEM CSL_CITATION {"citationID":"w58qnTks","properties":{"formattedCitation":"(2016)","plainCitation":"(2016)","noteIndex":0},"citationItems":[{"id":327,"uris":["http://zotero.org/users/14693029/items/IG9WFMAH"],"itemData":{"id":327,"type":"webpage","title":"Knowing the difference between digital skills and digital literacies, and teaching both","URL":"https://www.literacyworldwide.org/blog/literacy-now/2016/02/03/knowing-the-difference-between-digital-skills-and-digital-literacies-and-teaching-both","author":[{"family":"Bali","given":"M."}],"accessed":{"date-parts":[["2024",8,4]]},"issued":{"date-parts":[["2016",2,3]]}},"label":"page","suppress-author":true}],"schema":"https://github.com/citation-style-language/schema/raw/master/csl-citation.json"} </w:instrText>
            </w:r>
            <w:r>
              <w:fldChar w:fldCharType="separate"/>
            </w:r>
            <w:r w:rsidRPr="00E86F6B" w:rsidR="00337815">
              <w:rPr/>
              <w:t>(2016)</w:t>
            </w:r>
            <w:r>
              <w:fldChar w:fldCharType="end"/>
            </w:r>
          </w:p>
          <w:p w:rsidRPr="00160EAC" w:rsidR="00337815" w:rsidDel="00E86F6B" w:rsidP="3B3ACD07" w:rsidRDefault="00337815" w14:paraId="36271CD4" w14:textId="77777777">
            <w:pPr>
              <w:pStyle w:val="ListBullet"/>
              <w:rPr>
                <w:del w:author="Deb Troendle-Scott" w:date="2024-08-05T14:59:00Z" w16du:dateUtc="2024-08-05T06:59:00Z" w:id="1617637352"/>
              </w:rPr>
            </w:pPr>
            <w:r w:rsidRPr="3B3ACD07" w:rsidR="00337815">
              <w:rPr>
                <w:b w:val="1"/>
                <w:bCs w:val="1"/>
                <w:rPrChange w:author="Deb Troendle-Scott" w:date="2024-08-13T11:22:00Z" w:id="537523237"/>
              </w:rPr>
              <w:t>Annotate</w:t>
            </w:r>
            <w:r w:rsidR="00337815">
              <w:rPr/>
              <w:t xml:space="preserve">: </w:t>
            </w:r>
            <w:r w:rsidR="00337815">
              <w:rPr/>
              <w:t>Activate</w:t>
            </w:r>
            <w:del w:author="Deb Troendle-Scott" w:date="2024-08-05T14:57:00Z" w:id="1063595177">
              <w:r w:rsidDel="00337815">
                <w:delText xml:space="preserve"> </w:delText>
              </w:r>
            </w:del>
            <w:ins w:author="Deb Troendle-Scott" w:date="2024-08-05T14:58:00Z" w:id="1647357647">
              <w:r w:rsidR="00337815">
                <w:t xml:space="preserve"> </w:t>
              </w:r>
            </w:ins>
            <w:del w:author="Deb Troendle-Scott" w:date="2024-08-05T14:58:00Z" w:id="1666215634">
              <w:r w:rsidDel="00337815">
                <w:delText xml:space="preserve">the </w:delText>
              </w:r>
            </w:del>
            <w:r w:rsidR="00337815">
              <w:rPr/>
              <w:t>annotations after logging in to Hypothes.is</w:t>
            </w:r>
            <w:del w:author="Deb Troendle-Scott" w:date="2024-08-13T11:22:00Z" w:id="1970344564">
              <w:r w:rsidDel="00337815">
                <w:delText xml:space="preserve"> </w:delText>
              </w:r>
            </w:del>
            <w:ins w:author="Deb Troendle-Scott" w:date="2024-08-05T14:58:00Z" w:id="538163971">
              <w:r w:rsidR="00337815">
                <w:t>—</w:t>
              </w:r>
            </w:ins>
            <w:del w:author="Deb Troendle-Scott" w:date="2024-08-05T14:58:00Z" w:id="1475191662">
              <w:r w:rsidDel="00337815">
                <w:delText xml:space="preserve">and </w:delText>
              </w:r>
            </w:del>
            <w:r w:rsidR="00337815">
              <w:rPr/>
              <w:t xml:space="preserve">click </w:t>
            </w:r>
            <w:del w:author="Deb Troendle-Scott" w:date="2024-08-05T14:58:00Z" w:id="1794928382">
              <w:r w:rsidDel="00337815">
                <w:delText xml:space="preserve">on </w:delText>
              </w:r>
            </w:del>
            <w:r w:rsidR="00337815">
              <w:rPr/>
              <w:t>the search icon () and enter the course code (</w:t>
            </w:r>
            <w:ins w:author="Deb Troendle-Scott" w:date="2024-08-05T14:59:00Z" w:id="1486229862">
              <w:r w:rsidR="00337815">
                <w:t>LDRS101</w:t>
              </w:r>
            </w:ins>
            <w:del w:author="Deb Troendle-Scott" w:date="2024-08-05T14:59:00Z" w:id="2002055977">
              <w:r w:rsidDel="00337815">
                <w:delText>LiDA101</w:delText>
              </w:r>
            </w:del>
            <w:r w:rsidR="00337815">
              <w:rPr/>
              <w:t>) to filter posts for this course from the public feed.</w:t>
            </w:r>
          </w:p>
          <w:p w:rsidRPr="00E86F6B" w:rsidR="00337815" w:rsidP="3B3ACD07" w:rsidRDefault="00337815" w14:paraId="1589BD12" w14:textId="77777777">
            <w:pPr>
              <w:pStyle w:val="ListBullet"/>
              <w:rPr/>
            </w:pPr>
            <w:r w:rsidR="00337815">
              <w:rPr/>
              <w:t xml:space="preserve"> </w:t>
            </w:r>
            <w:r w:rsidR="00337815">
              <w:rPr/>
              <w:t>Annotate or reply to posts by visiting the annotation page (</w:t>
            </w:r>
            <w:ins w:author="Deb Troendle-Scott" w:date="2024-08-05T15:00:00Z" w:id="42285870">
              <w:r w:rsidR="00337815">
                <w:t>y</w:t>
              </w:r>
            </w:ins>
            <w:del w:author="Deb Troendle-Scott" w:date="2024-08-05T15:00:00Z" w:id="491117552">
              <w:r w:rsidDel="00337815">
                <w:delText>Y</w:delText>
              </w:r>
            </w:del>
            <w:r w:rsidR="00337815">
              <w:rPr/>
              <w:t>ou will need to be logged into the Hypothes.is site to post</w:t>
            </w:r>
            <w:ins w:author="Deb Troendle-Scott" w:date="2024-08-13T11:22:00Z" w:id="1246638403">
              <w:r w:rsidR="00337815">
                <w:t>)</w:t>
              </w:r>
            </w:ins>
            <w:r w:rsidR="00337815">
              <w:rPr/>
              <w:t>.</w:t>
            </w:r>
            <w:del w:author="Deb Troendle-Scott" w:date="2024-08-05T15:00:00Z" w:id="1472143902">
              <w:r w:rsidDel="00337815">
                <w:delText>)</w:delText>
              </w:r>
            </w:del>
          </w:p>
          <w:p w:rsidRPr="00A810D7" w:rsidR="00337815" w:rsidP="3B3ACD07" w:rsidRDefault="00337815" w14:paraId="60271D06" w14:textId="77777777">
            <w:pPr/>
            <w:r w:rsidR="00337815">
              <w:rPr/>
              <w:t>Remember to tag your posts using the course code: LDRS101 (</w:t>
            </w:r>
            <w:ins w:author="Deb Troendle-Scott" w:date="2024-08-05T15:00:00Z" w:id="1052554856">
              <w:r w:rsidR="00337815">
                <w:t>t</w:t>
              </w:r>
            </w:ins>
            <w:del w:author="Deb Troendle-Scott" w:date="2024-08-05T15:00:00Z" w:id="1101911527">
              <w:r w:rsidDel="00337815">
                <w:delText>T</w:delText>
              </w:r>
            </w:del>
            <w:r w:rsidR="00337815">
              <w:rPr/>
              <w:t xml:space="preserve">he </w:t>
            </w:r>
            <w:r w:rsidR="00337815">
              <w:rPr/>
              <w:t>course</w:t>
            </w:r>
            <w:r w:rsidR="00337815">
              <w:rPr/>
              <w:t xml:space="preserve"> tag is </w:t>
            </w:r>
            <w:r w:rsidR="00337815">
              <w:rPr/>
              <w:t>required</w:t>
            </w:r>
            <w:r w:rsidR="00337815">
              <w:rPr/>
              <w:t xml:space="preserve"> to harvest posts for the course feed</w:t>
            </w:r>
            <w:del w:author="Deb Troendle-Scott" w:date="2024-08-05T15:00:00Z" w:id="1669436132">
              <w:r w:rsidDel="00337815">
                <w:delText>.</w:delText>
              </w:r>
            </w:del>
            <w:r w:rsidR="00337815">
              <w:rPr/>
              <w:t>)</w:t>
            </w:r>
            <w:ins w:author="Deb Troendle-Scott" w:date="2024-08-05T15:00:00Z" w:id="86745351">
              <w:r w:rsidR="00337815">
                <w:t>.</w:t>
              </w:r>
            </w:ins>
          </w:p>
        </w:tc>
      </w:tr>
    </w:tbl>
    <w:p w:rsidRPr="00160EAC" w:rsidR="00337815" w:rsidP="00337815" w:rsidRDefault="00337815" w14:paraId="0000A493" w14:textId="77777777">
      <w:pPr>
        <w:keepNext/>
        <w:keepLines/>
        <w:spacing w:before="160" w:after="80"/>
        <w:outlineLvl w:val="2"/>
        <w:rPr>
          <w:rFonts w:ascii="Aptos" w:hAnsi="Aptos" w:eastAsia="Times New Roman" w:cs="Times New Roman"/>
          <w:color w:val="0F4761"/>
          <w:sz w:val="28"/>
          <w:szCs w:val="28"/>
        </w:rPr>
      </w:pPr>
      <w:r w:rsidRPr="00160EAC">
        <w:rPr>
          <w:rFonts w:ascii="Aptos" w:hAnsi="Aptos" w:eastAsia="Times New Roman" w:cs="Times New Roman"/>
          <w:color w:val="0F4761"/>
          <w:sz w:val="28"/>
          <w:szCs w:val="28"/>
        </w:rPr>
        <w:t>5.3.4 Activity: Hypothes.is Challenge!</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Pr="00160EAC" w:rsidR="00337815" w:rsidTr="3B3ACD07" w14:paraId="133D968C"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33B63C99" w14:textId="77777777">
            <w:pPr>
              <w:spacing w:before="16" w:after="64"/>
              <w:rPr>
                <w:rFonts w:ascii="Aptos" w:hAnsi="Aptos" w:eastAsia="Aptos" w:cs="Times New Roman"/>
                <w:sz w:val="24"/>
                <w:szCs w:val="24"/>
              </w:rPr>
            </w:pPr>
          </w:p>
          <w:p w:rsidRPr="00160EAC" w:rsidR="00337815" w:rsidP="00985101" w:rsidRDefault="00337815" w14:paraId="713F7EF7" w14:textId="26E77C0A">
            <w:pPr>
              <w:spacing w:before="16" w:after="180"/>
              <w:rPr>
                <w:rFonts w:ascii="Aptos" w:hAnsi="Aptos" w:eastAsia="Aptos" w:cs="Times New Roman"/>
                <w:sz w:val="24"/>
                <w:szCs w:val="24"/>
              </w:rPr>
            </w:pPr>
            <w:r w:rsidRPr="3B3ACD07" w:rsidR="00337815">
              <w:rPr>
                <w:rFonts w:ascii="Aptos" w:hAnsi="Aptos" w:eastAsia="Aptos" w:cs="Times New Roman"/>
                <w:sz w:val="24"/>
                <w:szCs w:val="24"/>
              </w:rPr>
              <w:t xml:space="preserve">In this course we have provided </w:t>
            </w:r>
            <w:r w:rsidRPr="3B3ACD07" w:rsidR="00337815">
              <w:rPr>
                <w:rFonts w:ascii="Aptos" w:hAnsi="Aptos" w:eastAsia="Aptos" w:cs="Times New Roman"/>
                <w:sz w:val="24"/>
                <w:szCs w:val="24"/>
              </w:rPr>
              <w:t>numerous</w:t>
            </w:r>
            <w:r w:rsidRPr="3B3ACD07" w:rsidR="00337815">
              <w:rPr>
                <w:rFonts w:ascii="Aptos" w:hAnsi="Aptos" w:eastAsia="Aptos" w:cs="Times New Roman"/>
                <w:sz w:val="24"/>
                <w:szCs w:val="24"/>
              </w:rPr>
              <w:t xml:space="preserve"> articles, websites, videos, and other resources to support your learning. </w:t>
            </w:r>
            <w:r w:rsidRPr="3B3ACD07" w:rsidR="00337815">
              <w:rPr>
                <w:rFonts w:ascii="Aptos" w:hAnsi="Aptos" w:eastAsia="Aptos" w:cs="Times New Roman"/>
                <w:sz w:val="24"/>
                <w:szCs w:val="24"/>
              </w:rPr>
              <w:t>Perhaps you</w:t>
            </w:r>
            <w:r w:rsidRPr="3B3ACD07" w:rsidR="00337815">
              <w:rPr>
                <w:rFonts w:ascii="Aptos" w:hAnsi="Aptos" w:eastAsia="Aptos" w:cs="Times New Roman"/>
                <w:sz w:val="24"/>
                <w:szCs w:val="24"/>
              </w:rPr>
              <w:t xml:space="preserve"> have added these resource links to Obsidian </w:t>
            </w:r>
            <w:r w:rsidRPr="3B3ACD07" w:rsidR="00337815">
              <w:rPr>
                <w:rFonts w:ascii="Aptos" w:hAnsi="Aptos" w:eastAsia="Aptos" w:cs="Times New Roman"/>
                <w:sz w:val="24"/>
                <w:szCs w:val="24"/>
              </w:rPr>
              <w:t>or Zotero for future reference (e.g.</w:t>
            </w:r>
            <w:r w:rsidRPr="3B3ACD07" w:rsidR="00337815">
              <w:rPr>
                <w:rFonts w:ascii="Aptos" w:hAnsi="Aptos" w:eastAsia="Aptos" w:cs="Times New Roman"/>
                <w:sz w:val="24"/>
                <w:szCs w:val="24"/>
              </w:rPr>
              <w:t>,</w:t>
            </w:r>
            <w:r w:rsidRPr="3B3ACD07" w:rsidR="00337815">
              <w:rPr>
                <w:rFonts w:ascii="Aptos" w:hAnsi="Aptos" w:eastAsia="Aptos" w:cs="Times New Roman"/>
                <w:sz w:val="24"/>
                <w:szCs w:val="24"/>
              </w:rPr>
              <w:t xml:space="preserve"> preparing for citations needed for course </w:t>
            </w:r>
            <w:r w:rsidRPr="3B3ACD07" w:rsidR="00337815">
              <w:rPr>
                <w:rFonts w:ascii="Aptos" w:hAnsi="Aptos" w:eastAsia="Aptos" w:cs="Times New Roman"/>
                <w:sz w:val="24"/>
                <w:szCs w:val="24"/>
              </w:rPr>
              <w:t>assignments</w:t>
            </w:r>
            <w:r w:rsidRPr="3B3ACD07" w:rsidR="00337815">
              <w:rPr>
                <w:rFonts w:ascii="Aptos" w:hAnsi="Aptos" w:eastAsia="Aptos" w:cs="Times New Roman"/>
                <w:sz w:val="24"/>
                <w:szCs w:val="24"/>
              </w:rPr>
              <w:t>).</w:t>
            </w:r>
          </w:p>
          <w:p w:rsidRPr="00160EAC" w:rsidR="00337815" w:rsidP="00985101" w:rsidRDefault="00337815" w14:paraId="2BF6B900" w14:textId="15096F08">
            <w:pPr>
              <w:spacing w:before="180" w:after="180"/>
              <w:rPr>
                <w:rFonts w:ascii="Aptos" w:hAnsi="Aptos" w:eastAsia="Aptos" w:cs="Times New Roman"/>
                <w:sz w:val="24"/>
                <w:szCs w:val="24"/>
              </w:rPr>
            </w:pPr>
            <w:r w:rsidRPr="3B3ACD07" w:rsidR="00337815">
              <w:rPr>
                <w:rFonts w:ascii="Aptos" w:hAnsi="Aptos" w:eastAsia="Aptos" w:cs="Times New Roman"/>
                <w:sz w:val="24"/>
                <w:szCs w:val="24"/>
              </w:rPr>
              <w:t>Here is one more step we encourage you to take advantage of</w:t>
            </w:r>
            <w:r w:rsidRPr="3B3ACD07" w:rsidR="1AB1A0A6">
              <w:rPr>
                <w:rFonts w:ascii="Aptos" w:hAnsi="Aptos" w:eastAsia="Aptos" w:cs="Times New Roman"/>
                <w:sz w:val="24"/>
                <w:szCs w:val="24"/>
              </w:rPr>
              <w:t>:</w:t>
            </w:r>
          </w:p>
          <w:p w:rsidRPr="00A81600" w:rsidR="00337815" w:rsidP="3B3ACD07" w:rsidRDefault="00337815" w14:paraId="332404CD" w14:textId="77777777">
            <w:pPr>
              <w:pStyle w:val="ListBullet"/>
              <w:spacing w:line="240" w:lineRule="auto"/>
              <w:rPr>
                <w:sz w:val="20"/>
                <w:szCs w:val="20"/>
                <w:rPrChange w:author="Deb Troendle-Scott" w:date="2024-08-13T11:23:00Z" w16du:dateUtc="2024-08-13T03:23:00Z" w:id="1514396469">
                  <w:rPr>
                    <w:rFonts w:ascii="Aptos" w:hAnsi="Aptos" w:eastAsia="Aptos" w:cs="Times New Roman"/>
                    <w:sz w:val="24"/>
                    <w:szCs w:val="24"/>
                  </w:rPr>
                </w:rPrChange>
              </w:rPr>
            </w:pPr>
            <w:r w:rsidR="00337815">
              <w:rPr/>
              <w:t>Review the course learning outcomes.</w:t>
            </w:r>
          </w:p>
          <w:p w:rsidRPr="00A81600" w:rsidR="00337815" w:rsidP="3B3ACD07" w:rsidRDefault="00337815" w14:paraId="07D8F11C" w14:textId="77777777">
            <w:pPr>
              <w:pStyle w:val="ListBullet"/>
              <w:spacing w:line="240" w:lineRule="auto"/>
              <w:rPr>
                <w:sz w:val="20"/>
                <w:szCs w:val="20"/>
                <w:rPrChange w:author="Deb Troendle-Scott" w:date="2024-08-13T11:23:00Z" w16du:dateUtc="2024-08-13T03:23:00Z" w:id="138009351">
                  <w:rPr>
                    <w:rFonts w:ascii="Aptos" w:hAnsi="Aptos" w:eastAsia="Aptos" w:cs="Times New Roman"/>
                    <w:sz w:val="24"/>
                    <w:szCs w:val="24"/>
                  </w:rPr>
                </w:rPrChange>
              </w:rPr>
            </w:pPr>
            <w:r w:rsidR="00337815">
              <w:rPr/>
              <w:t>Refer to the Course Book table of contents and look at the Unit topics, subtopics, and activities listed.</w:t>
            </w:r>
          </w:p>
          <w:p w:rsidRPr="00A81600" w:rsidR="00337815" w:rsidP="3B3ACD07" w:rsidRDefault="00337815" w14:paraId="28A68156" w14:textId="77777777">
            <w:pPr>
              <w:pStyle w:val="ListBullet"/>
              <w:spacing w:line="240" w:lineRule="auto"/>
              <w:rPr>
                <w:sz w:val="20"/>
                <w:szCs w:val="20"/>
                <w:rPrChange w:author="Deb Troendle-Scott" w:date="2024-08-13T11:23:00Z" w16du:dateUtc="2024-08-13T03:23:00Z" w:id="1511554426">
                  <w:rPr>
                    <w:rFonts w:ascii="Aptos" w:hAnsi="Aptos" w:eastAsia="Aptos" w:cs="Times New Roman"/>
                    <w:sz w:val="24"/>
                    <w:szCs w:val="24"/>
                  </w:rPr>
                </w:rPrChange>
              </w:rPr>
            </w:pPr>
            <w:r w:rsidR="00337815">
              <w:rPr/>
              <w:t xml:space="preserve">Recall any resources that stood out to you. What article, video, </w:t>
            </w:r>
            <w:ins w:author="Deb Troendle-Scott" w:date="2024-08-05T15:03:00Z" w:id="1872824065">
              <w:r w:rsidR="00337815">
                <w:t xml:space="preserve">or </w:t>
              </w:r>
            </w:ins>
            <w:r w:rsidR="00337815">
              <w:rPr/>
              <w:t>website do you want to engage with further? What key points would you like to discuss with your peers?</w:t>
            </w:r>
          </w:p>
          <w:p w:rsidRPr="00A81600" w:rsidR="00337815" w:rsidP="3B3ACD07" w:rsidRDefault="00337815" w14:paraId="16BC82A2" w14:textId="77777777">
            <w:pPr>
              <w:pStyle w:val="ListBullet"/>
              <w:spacing w:line="240" w:lineRule="auto"/>
              <w:rPr>
                <w:sz w:val="20"/>
                <w:szCs w:val="20"/>
                <w:rPrChange w:author="Deb Troendle-Scott" w:date="2024-08-13T11:23:00Z" w16du:dateUtc="2024-08-13T03:23:00Z" w:id="747330672">
                  <w:rPr>
                    <w:rFonts w:ascii="Aptos" w:hAnsi="Aptos" w:eastAsia="Aptos" w:cs="Times New Roman"/>
                    <w:sz w:val="24"/>
                    <w:szCs w:val="24"/>
                  </w:rPr>
                </w:rPrChange>
              </w:rPr>
            </w:pPr>
            <w:r w:rsidR="00337815">
              <w:rPr/>
              <w:t>Select</w:t>
            </w:r>
            <w:ins w:author="Deb Troendle-Scott" w:date="2024-08-05T15:04:00Z" w:id="254919337">
              <w:r w:rsidR="00337815">
                <w:t xml:space="preserve"> three </w:t>
              </w:r>
            </w:ins>
            <w:del w:author="Deb Troendle-Scott" w:date="2024-08-05T15:03:00Z" w:id="1901912799">
              <w:r w:rsidDel="00337815">
                <w:delText xml:space="preserve"> 3 </w:delText>
              </w:r>
            </w:del>
            <w:r w:rsidR="00337815">
              <w:rPr/>
              <w:t>or more resources to reread and annotate using Hypothes.is.</w:t>
            </w:r>
          </w:p>
          <w:p w:rsidRPr="00A81600" w:rsidR="00337815" w:rsidP="3B3ACD07" w:rsidRDefault="00337815" w14:paraId="58EC31C7" w14:textId="21AC5DE1">
            <w:pPr>
              <w:pStyle w:val="ListBullet"/>
              <w:spacing w:line="240" w:lineRule="auto"/>
              <w:rPr>
                <w:sz w:val="20"/>
                <w:szCs w:val="20"/>
                <w:rPrChange w:author="" w16du:dateUtc="2024-08-13T03:23:00Z" w:id="1563446748">
                  <w:rPr>
                    <w:rFonts w:ascii="Aptos" w:hAnsi="Aptos" w:eastAsia="Aptos" w:cs="Times New Roman"/>
                    <w:sz w:val="24"/>
                    <w:szCs w:val="24"/>
                  </w:rPr>
                </w:rPrChange>
              </w:rPr>
            </w:pPr>
            <w:r w:rsidR="00337815">
              <w:rPr/>
              <w:t>R</w:t>
            </w:r>
            <w:r w:rsidR="00337815">
              <w:rPr/>
              <w:t>eply to posts by visiting the annotation page (</w:t>
            </w:r>
            <w:ins w:author="Deb Troendle-Scott" w:date="2024-08-05T15:04:00Z" w:id="2000358753">
              <w:r w:rsidR="00337815">
                <w:t>y</w:t>
              </w:r>
            </w:ins>
            <w:del w:author="Deb Troendle-Scott" w:date="2024-08-05T15:04:00Z" w:id="962347881">
              <w:r w:rsidDel="00337815">
                <w:delText>Y</w:delText>
              </w:r>
            </w:del>
            <w:r w:rsidR="00337815">
              <w:rPr/>
              <w:t>ou will need to be logged into the Hypothes.is site to post</w:t>
            </w:r>
            <w:r w:rsidR="00337815">
              <w:rPr/>
              <w:t>)</w:t>
            </w:r>
            <w:ins w:author="Deb Troendle-Scott" w:date="2024-08-05T15:04:00Z" w:id="914932062">
              <w:r w:rsidR="00337815">
                <w:t>.</w:t>
              </w:r>
            </w:ins>
          </w:p>
          <w:p w:rsidRPr="00160EAC" w:rsidR="00337815" w:rsidP="3B3ACD07" w:rsidRDefault="00337815" w14:paraId="783E9095" w14:textId="79B3F4AE">
            <w:pPr>
              <w:rPr>
                <w:rFonts w:ascii="Aptos" w:hAnsi="Aptos" w:eastAsia="Aptos" w:cs="Times New Roman"/>
                <w:sz w:val="24"/>
                <w:szCs w:val="24"/>
              </w:rPr>
              <w:pPrChange w:author="Deb Troendle-Scott" w:date="2024-08-13T11:23:00Z" w16du:dateUtc="2024-08-13T03:23:00Z" w:id="1488">
                <w:pPr>
                  <w:numPr>
                    <w:ilvl w:val="0"/>
                    <w:numId w:val="3"/>
                  </w:numPr>
                  <w:spacing w:before="36" w:after="36"/>
                  <w:ind w:left="720" w:hanging="360"/>
                </w:pPr>
              </w:pPrChange>
            </w:pPr>
            <w:r w:rsidRPr="3B3ACD07" w:rsidR="00337815">
              <w:rPr>
                <w:sz w:val="22"/>
                <w:szCs w:val="22"/>
              </w:rPr>
              <w:t>Remember to tag your posts using the course code: LDR</w:t>
            </w:r>
            <w:ins w:author="Deb Troendle-Scott" w:date="2024-08-25T17:01:00Z" w:id="1372818318">
              <w:r w:rsidRPr="3B3ACD07" w:rsidR="2AEB2C07">
                <w:rPr>
                  <w:sz w:val="22"/>
                  <w:szCs w:val="22"/>
                </w:rPr>
                <w:t>S1</w:t>
              </w:r>
            </w:ins>
            <w:del w:author="Deb Troendle-Scott" w:date="2024-08-25T17:01:00Z" w:id="2135686580">
              <w:r w:rsidRPr="3B3ACD07" w:rsidDel="00337815">
                <w:rPr>
                  <w:sz w:val="22"/>
                  <w:szCs w:val="22"/>
                  <w:rPrChange w:author="Deb Troendle-Scott" w:date="2024-08-13T11:23:00Z" w:id="730140256">
                    <w:rPr>
                      <w:rFonts w:ascii="Aptos" w:hAnsi="Aptos" w:eastAsia="Aptos" w:cs="Times New Roman"/>
                    </w:rPr>
                  </w:rPrChange>
                </w:rPr>
                <w:delText>S1</w:delText>
              </w:r>
            </w:del>
            <w:r w:rsidRPr="3B3ACD07" w:rsidR="00337815">
              <w:rPr>
                <w:sz w:val="22"/>
                <w:szCs w:val="22"/>
                <w:rPrChange w:author="Deb Troendle-Scott" w:date="2024-08-13T11:23:00Z" w:id="267883532">
                  <w:rPr>
                    <w:rFonts w:ascii="Aptos" w:hAnsi="Aptos" w:eastAsia="Aptos" w:cs="Times New Roman"/>
                  </w:rPr>
                </w:rPrChange>
              </w:rPr>
              <w:t>01</w:t>
            </w:r>
            <w:del w:author="Deb Troendle-Scott" w:date="2024-08-16T14:35:00Z" w:id="2005186070">
              <w:r w:rsidRPr="3B3ACD07" w:rsidDel="00337815">
                <w:rPr>
                  <w:sz w:val="22"/>
                  <w:szCs w:val="22"/>
                  <w:rPrChange w:author="Deb Troendle-Scott" w:date="2024-08-13T11:23:00Z" w:id="8550788">
                    <w:rPr>
                      <w:rFonts w:ascii="Aptos" w:hAnsi="Aptos" w:eastAsia="Aptos" w:cs="Times New Roman"/>
                    </w:rPr>
                  </w:rPrChange>
                </w:rPr>
                <w:delText xml:space="preserve"> (</w:delText>
              </w:r>
            </w:del>
            <w:del w:author="Deb Troendle-Scott" w:date="2024-08-05T15:04:00Z" w:id="2079542624">
              <w:r w:rsidRPr="3B3ACD07" w:rsidDel="00337815">
                <w:rPr>
                  <w:sz w:val="22"/>
                  <w:szCs w:val="22"/>
                  <w:rPrChange w:author="Deb Troendle-Scott" w:date="2024-08-13T11:23:00Z" w:id="451965788">
                    <w:rPr>
                      <w:rFonts w:ascii="Aptos" w:hAnsi="Aptos" w:eastAsia="Aptos" w:cs="Times New Roman"/>
                    </w:rPr>
                  </w:rPrChange>
                </w:rPr>
                <w:delText>T</w:delText>
              </w:r>
            </w:del>
            <w:del w:author="Deb Troendle-Scott" w:date="2024-08-16T14:35:00Z" w:id="494940735">
              <w:r w:rsidRPr="3B3ACD07" w:rsidDel="00337815">
                <w:rPr>
                  <w:sz w:val="22"/>
                  <w:szCs w:val="22"/>
                  <w:rPrChange w:author="Deb Troendle-Scott" w:date="2024-08-13T11:23:00Z" w:id="849837796">
                    <w:rPr>
                      <w:rFonts w:ascii="Aptos" w:hAnsi="Aptos" w:eastAsia="Aptos" w:cs="Times New Roman"/>
                    </w:rPr>
                  </w:rPrChange>
                </w:rPr>
                <w:delText>he course tag is required to harvest posts for the course feed</w:delText>
              </w:r>
            </w:del>
            <w:ins w:author="Deb Troendle-Scott" w:date="2024-08-05T15:05:00Z" w:id="1967117818">
              <w:r w:rsidRPr="3B3ACD07" w:rsidR="00337815">
                <w:rPr>
                  <w:sz w:val="22"/>
                  <w:szCs w:val="22"/>
                  <w:rPrChange w:author="Deb Troendle-Scott" w:date="2024-08-13T11:23:00Z" w:id="252438948">
                    <w:rPr>
                      <w:rFonts w:ascii="Aptos" w:hAnsi="Aptos" w:eastAsia="Aptos" w:cs="Times New Roman"/>
                    </w:rPr>
                  </w:rPrChange>
                </w:rPr>
                <w:t>.</w:t>
              </w:r>
            </w:ins>
            <w:del w:author="Deb Troendle-Scott" w:date="2024-08-05T15:05:00Z" w:id="1545039200">
              <w:r w:rsidRPr="3B3ACD07" w:rsidDel="00337815">
                <w:rPr>
                  <w:rFonts w:ascii="Aptos" w:hAnsi="Aptos" w:eastAsia="Aptos" w:cs="Times New Roman"/>
                  <w:sz w:val="24"/>
                  <w:szCs w:val="24"/>
                </w:rPr>
                <w:delText>.)</w:delText>
              </w:r>
            </w:del>
          </w:p>
        </w:tc>
      </w:tr>
    </w:tbl>
    <w:p w:rsidRPr="00160EAC" w:rsidR="00337815" w:rsidP="00337815" w:rsidRDefault="00337815" w14:paraId="3CC53A6C" w14:textId="77777777">
      <w:pPr>
        <w:keepNext/>
        <w:keepLines/>
        <w:spacing w:before="160" w:after="80"/>
        <w:outlineLvl w:val="2"/>
        <w:rPr>
          <w:rFonts w:ascii="Aptos" w:hAnsi="Aptos" w:eastAsia="Times New Roman" w:cs="Times New Roman"/>
          <w:color w:val="0F4761"/>
          <w:sz w:val="28"/>
          <w:szCs w:val="28"/>
        </w:rPr>
      </w:pPr>
      <w:r w:rsidRPr="00160EAC">
        <w:rPr>
          <w:rFonts w:ascii="Aptos" w:hAnsi="Aptos" w:eastAsia="Times New Roman" w:cs="Times New Roman"/>
          <w:color w:val="0F4761"/>
          <w:sz w:val="28"/>
          <w:szCs w:val="28"/>
        </w:rPr>
        <w:t>5.3.5 Activity: Social Media for Connecting and Learning</w:t>
      </w:r>
    </w:p>
    <w:p w:rsidR="00337815" w:rsidP="00337815" w:rsidRDefault="00337815" w14:paraId="755F1899" w14:textId="77777777">
      <w:pPr>
        <w:rPr>
          <w:ins w:author="Deb Troendle-Scott" w:date="2024-08-05T15:19:00Z" w16du:dateUtc="2024-08-05T07:19:00Z" w:id="1503"/>
        </w:rPr>
      </w:pPr>
      <w:ins w:author="Deb Troendle-Scott" w:date="2024-08-05T15:19:00Z" w16du:dateUtc="2024-08-05T07:19:00Z" w:id="1504">
        <w:r>
          <w:br w:type="page"/>
        </w:r>
      </w:ins>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Pr="00160EAC" w:rsidR="00337815" w:rsidTr="3B3ACD07" w14:paraId="3C6BA2FA"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5C3F9DD7" w14:textId="77777777">
            <w:pPr>
              <w:spacing w:before="16" w:after="64"/>
              <w:rPr>
                <w:rFonts w:ascii="Aptos" w:hAnsi="Aptos" w:eastAsia="Aptos" w:cs="Times New Roman"/>
                <w:sz w:val="24"/>
                <w:szCs w:val="24"/>
              </w:rPr>
            </w:pPr>
          </w:p>
          <w:p w:rsidRPr="00160EAC" w:rsidR="00337815" w:rsidP="00985101" w:rsidRDefault="00337815" w14:paraId="0F972F7A" w14:textId="77777777">
            <w:pPr>
              <w:spacing w:before="16" w:after="180"/>
              <w:rPr>
                <w:rFonts w:ascii="Aptos" w:hAnsi="Aptos" w:eastAsia="Aptos" w:cs="Times New Roman"/>
                <w:sz w:val="24"/>
                <w:szCs w:val="24"/>
              </w:rPr>
            </w:pPr>
            <w:r w:rsidRPr="00160EAC">
              <w:rPr>
                <w:rFonts w:ascii="Aptos" w:hAnsi="Aptos" w:eastAsia="Aptos" w:cs="Times New Roman"/>
                <w:sz w:val="24"/>
                <w:szCs w:val="24"/>
              </w:rPr>
              <w:t>In this activity we will explore how social media can support online learning and engagement.</w:t>
            </w:r>
          </w:p>
          <w:p w:rsidRPr="00160EAC" w:rsidR="00337815" w:rsidP="3B3ACD07" w:rsidRDefault="00337815" w14:paraId="7E48B4EB" w14:textId="1F5BFDE6">
            <w:pPr>
              <w:pStyle w:val="ListBullet"/>
              <w:spacing w:line="240" w:lineRule="auto"/>
              <w:rPr/>
            </w:pPr>
            <w:r w:rsidRPr="3B3ACD07" w:rsidR="00337815">
              <w:rPr>
                <w:b w:val="1"/>
                <w:bCs w:val="1"/>
              </w:rPr>
              <w:t>Read</w:t>
            </w:r>
            <w:r w:rsidR="00337815">
              <w:rPr/>
              <w:t>:</w:t>
            </w:r>
            <w:r w:rsidR="00337815">
              <w:rPr/>
              <w:t xml:space="preserve"> </w:t>
            </w:r>
            <w:r w:rsidRPr="3B3ACD07">
              <w:rPr>
                <w:i w:val="1"/>
                <w:iCs w:val="1"/>
                <w:lang w:val="en-CA" w:eastAsia="en-US"/>
              </w:rPr>
              <w:fldChar w:fldCharType="begin"/>
            </w:r>
            <w:ins w:author="Deb Troendle-Scott" w:date="2024-08-25T20:57:00Z" w16du:dateUtc="2024-08-25T12:57:00Z" w:id="872937360">
              <w:r w:rsidRPr="3B3ACD07">
                <w:rPr>
                  <w:i w:val="1"/>
                  <w:iCs w:val="1"/>
                  <w:lang w:val="en-CA" w:eastAsia="en-US"/>
                </w:rPr>
                <w:instrText xml:space="preserve">HYPERLINK "https://www.youtube-nocookie.com/embed/Acc4zY1sQ0o" \h </w:instrText>
              </w:r>
            </w:ins>
            <w:del w:author="Deb Troendle-Scott" w:date="2024-08-05T15:10:00Z" w16du:dateUtc="2024-08-05T07:10:00Z" w:id="1517">
              <w:r w:rsidRPr="3B3ACD07">
                <w:rPr>
                  <w:i w:val="1"/>
                  <w:iCs w:val="1"/>
                </w:rPr>
                <w:delInstrText xml:space="preserve">HYPERLINK "https://www.shu.ac.uk/digital-skills/personal/social-media-for-learning" \h</w:delInstrText>
              </w:r>
            </w:del>
            <w:r w:rsidRPr="00677832">
              <w:rPr>
                <w:i/>
                <w:iCs/>
              </w:rPr>
            </w:r>
            <w:r w:rsidRPr="3B3ACD07">
              <w:rPr>
                <w:i w:val="1"/>
                <w:iCs w:val="1"/>
                <w:lang w:val="en-CA" w:eastAsia="en-US"/>
              </w:rPr>
              <w:fldChar w:fldCharType="separate"/>
            </w:r>
            <w:r w:rsidRPr="3B3ACD07" w:rsidR="00337815">
              <w:rPr>
                <w:i w:val="1"/>
                <w:iCs w:val="1"/>
                <w:color w:val="156082"/>
              </w:rPr>
              <w:t>Social Media for Learning</w:t>
            </w:r>
            <w:r w:rsidRPr="3B3ACD07">
              <w:rPr>
                <w:i w:val="1"/>
                <w:iCs w:val="1"/>
                <w:color w:val="156082"/>
                <w:lang w:val="en-CA" w:eastAsia="en-US"/>
              </w:rPr>
              <w:fldChar w:fldCharType="end"/>
            </w:r>
            <w:r w:rsidR="00337815">
              <w:rPr/>
              <w:t xml:space="preserve"> </w:t>
            </w:r>
            <w:r>
              <w:fldChar w:fldCharType="begin"/>
            </w:r>
            <w:r w:rsidR="00295ED0">
              <w:instrText xml:space="preserve"> ADDIN ZOTERO_ITEM CSL_CITATION {"citationID":"D6xdEzzI","properties":{"formattedCitation":"(n.d.)","plainCitation":"(n.d.)","noteIndex":0},"citationItems":[{"id":329,"uris":["http://zotero.org/users/14693029/items/7UDN4TCG"],"itemData":{"id":329,"type":"webpage","title":"Social media for learning","URL":"https://www.shu.ac.uk/digital-skills/personal/social-media-for-learning","author":[{"family":"Sheffield Hallam University","given":""}]},"label":"page","suppress-author":true}],"schema":"https://github.com/citation-style-language/schema/raw/master/csl-citation.json"} </w:instrText>
            </w:r>
            <w:r>
              <w:fldChar w:fldCharType="separate"/>
            </w:r>
            <w:r w:rsidRPr="00F565AD" w:rsidR="00337815">
              <w:rPr/>
              <w:t>(n.d.)</w:t>
            </w:r>
            <w:r>
              <w:fldChar w:fldCharType="end"/>
            </w:r>
          </w:p>
          <w:p w:rsidRPr="00160EAC" w:rsidR="00337815" w:rsidP="3B3ACD07" w:rsidRDefault="00337815" w14:paraId="4651A9E2" w14:textId="77777777">
            <w:pPr>
              <w:spacing w:before="36" w:after="36"/>
              <w:ind w:left="360"/>
              <w:rPr>
                <w:rFonts w:ascii="Aptos" w:hAnsi="Aptos" w:eastAsia="Aptos" w:cs="Times New Roman"/>
                <w:sz w:val="24"/>
                <w:szCs w:val="24"/>
              </w:rPr>
            </w:pPr>
          </w:p>
          <w:p w:rsidRPr="00160EAC" w:rsidR="00337815" w:rsidP="3B3ACD07" w:rsidRDefault="00337815" w14:paraId="45EF2F86" w14:textId="46807D2C">
            <w:pPr>
              <w:pStyle w:val="ListBullet"/>
              <w:spacing w:line="240" w:lineRule="auto"/>
              <w:rPr/>
            </w:pPr>
            <w:r w:rsidRPr="3B3ACD07" w:rsidR="00337815">
              <w:rPr>
                <w:b w:val="1"/>
                <w:bCs w:val="1"/>
              </w:rPr>
              <w:t>Watch</w:t>
            </w:r>
            <w:r w:rsidRPr="3B3ACD07" w:rsidR="00337815">
              <w:rPr>
                <w:b w:val="1"/>
                <w:bCs w:val="1"/>
              </w:rPr>
              <w:t>:</w:t>
            </w:r>
            <w:r w:rsidR="00337815">
              <w:rPr/>
              <w:t xml:space="preserve"> </w:t>
            </w:r>
            <w:r>
              <w:fldChar w:fldCharType="begin"/>
            </w:r>
            <w:r>
              <w:instrText xml:space="preserve">HYPERLINK "https://www.youtube.com/watch?v=Acc4zY1sQ0o" \h</w:instrText>
            </w:r>
            <w:r>
              <w:fldChar w:fldCharType="separate"/>
            </w:r>
            <w:r w:rsidRPr="3B3ACD07" w:rsidR="00337815">
              <w:rPr>
                <w:i w:val="1"/>
                <w:iCs w:val="1"/>
                <w:color w:val="156082" w:themeColor="accent1" w:themeTint="FF" w:themeShade="FF"/>
              </w:rPr>
              <w:t>Building More Creative Social Networks</w:t>
            </w:r>
            <w:r w:rsidRPr="3B3ACD07">
              <w:rPr>
                <w:i w:val="1"/>
                <w:iCs w:val="1"/>
                <w:color w:val="156082" w:themeColor="accent1" w:themeTint="FF" w:themeShade="FF"/>
              </w:rPr>
              <w:fldChar w:fldCharType="end"/>
            </w:r>
            <w:r w:rsidR="00337815">
              <w:rPr/>
              <w:t xml:space="preserve"> </w:t>
            </w:r>
            <w:r>
              <w:fldChar w:fldCharType="begin"/>
            </w:r>
            <w:r>
              <w:instrText xml:space="preserve"> ADDIN ZOTERO_ITEM CSL_CITATION {"citationID":"xVJYkL4L","properties":{"formattedCitation":"(2020)","plainCitation":"(2020)","noteIndex":0},"citationItems":[{"id":331,"uris":["http://zotero.org/users/14693029/items/BFYJMMXH"],"itemData":{"id":331,"type":"webpage","abstract":"The algorithms that social media platforms use to recommend who we should “follow” are designed to steer us to people who likely share the same ideas and interests.\n\nHowever, platforms like Facebook, Twitter, and Instagram could help us become more creative – a quality that is increasingly valued in our society—if they instead steered us to people with ideas and interests different from our own, say researchers at the University of Rochester.\n\nIn a new paper in the Journal of the Royal Society Interface, they describe conducting a novel experiment in which participants were asked to think of unusual, “creative” uses for commonplace items – using a pencil as a dart, for example, or a shoe as a hammer. They were also given the opportunity to view the ideas of other participants and then decide which of them they would like to “follow” for creative inspiration.\n\n“We found that the participants overwhelmingly chose to follow peers who had the most creative ideas,” says lead author Raiyan Abdul Baten, a PhD student in the human-computer interaction lab of Ehsan Hoque, an associate professor of computer science. \n\n“We confirmed that following highly creative peers indeed helped people generate novel ideas themselves—the intuition being, if you bump up against out-of-the-box ideas, chances are higher that you will be able to combine your own ideas with ideas you didn’t originally think of. Such creative recombinations can lead to further novel ideas.”\n\nHowever, the researchers also found that when many people share the same sources of inspiration, even their own independently generated ideas can become similar to each other. The finding suggests potential drawbacks if too many people follow a relatively small number of highly creative idea leaders, resulting in a decrease in the overall diversity of thinking across the network. The “thought leaders” themselves need to keep generating outlier ideas in order to “stay relevant and remain ahead of others.”\n\nMembers of Hoque’s team designed their experiment using a blend of techniques and findings from a variety of fields, including collective intelligence, computer science, the psychology of creativity, and network design. Their findings bridge a “huge research gap,” Baten says, documenting for the first time the network-level dynamics that occur when people are presented with divergent ideas in a web-based setting.\n\nIn order to replicate those dynamics, participants recruited from Amazon Mechanical Turk were divided into two sets of “nodes” in a simulated social network. Participants assigned to nodes as “alters” independently came up with ideas for alternative uses for commonplace objects. Participants placed in nodes as “egos” were each connected to two of the “alters.” After spending three minutes generating their own ideas, the “egos” were then allowed to see the ideas of their “alters” and were given three additional minutes to list further ideas.\n\nThe “egos” were then asked to rate the novelty of the ideas suggested by all of the “alters” and, finally, to choose whether to continue following the two “alters” they were initially assigned or instead follow others.\n\nThis process was repeated five rounds, each time the participants coming up with alternative uses for a different commonplace object.\n\nThe relative “creativity” of the ideas was rated in three ways:\n\n1. By other study participants who were not assigned to any of the nodes\n2. Giving more points to ideas less frequently suggested\n3. By using natural language processing to help determine which participants had a wider variety of ideas, and therefore were more creative\n\nThe researchers will continue to extend the scope of the experiment, examining for example, how the gender and race of participants may influence outcomes. \n\nGourab Ghoshal, associate professor of physics, mathematics and computer science at Rochester who was also part of the work.\n\n“There has been a lot of work on the optimal topologies (putting people together in the right way) to enhance team performance,” he says. “This, however, has been treated from a static context. In reality, social networks are constantly evolving, and the counterintuitive results presented here, suggests the situation is far more complex. This has profound implications in how people interact on social media, or indeed, work together in teams.” \n\nOther authors include James Bagrow, associate professor of mathematics and statistics at the University of Vermont; and Daryl Bagley, a PhD student, and Ashely Tenesaca and Famous Clark, undergraduate researchers, in Hoque’s lab.\n\nThe project was supported with funding from the National Science Foundation. \n\nSubscribe to the University of Rochester on YouTube:    / @universityrochester  \nFollow the University of Rochester on Twitter:   / uofr  \nBe sure to like the University of Rochester on our Facebook page:   / university.of.rochester","container-title":"[Video]. YouTube","title":"Building more creative social networks","URL":"https://www.youtube.com/watch?v=Acc4zY1sQ0o","author":[{"literal":"University of Rochester"}],"issued":{"date-parts":[["2020",12,9]]}},"label":"page","suppress-author":true}],"schema":"https://github.com/citation-style-language/schema/raw/master/csl-citation.json"} </w:instrText>
            </w:r>
            <w:r>
              <w:fldChar w:fldCharType="separate"/>
            </w:r>
            <w:r w:rsidR="00337815">
              <w:rPr/>
              <w:t>(2020)</w:t>
            </w:r>
            <w:r>
              <w:fldChar w:fldCharType="end"/>
            </w:r>
          </w:p>
          <w:p w:rsidRPr="00160EAC" w:rsidR="00337815" w:rsidP="00985101" w:rsidRDefault="00836E3C" w14:paraId="03FEFB27" w14:textId="77777777">
            <w:pPr>
              <w:spacing w:before="180" w:after="180"/>
              <w:rPr>
                <w:rFonts w:ascii="Aptos" w:hAnsi="Aptos" w:eastAsia="Aptos" w:cs="Times New Roman"/>
                <w:sz w:val="24"/>
                <w:szCs w:val="24"/>
              </w:rPr>
            </w:pPr>
            <w:hyperlink r:id="rId21">
              <w:r w:rsidRPr="00160EAC" w:rsidR="00337815">
                <w:rPr>
                  <w:rFonts w:ascii="Aptos" w:hAnsi="Aptos" w:eastAsia="Aptos" w:cs="Times New Roman"/>
                  <w:color w:val="156082"/>
                  <w:sz w:val="24"/>
                  <w:szCs w:val="24"/>
                </w:rPr>
                <w:t>https://www.youtube-nocookie.com/embed/Acc4zY1sQ0o</w:t>
              </w:r>
            </w:hyperlink>
          </w:p>
          <w:p w:rsidRPr="00160EAC" w:rsidR="00337815" w:rsidDel="00F565AD" w:rsidP="3B3ACD07" w:rsidRDefault="00337815" w14:paraId="5B05C698" w14:textId="2306FAA3">
            <w:pPr>
              <w:pStyle w:val="ListBullet"/>
              <w:spacing w:line="240" w:lineRule="auto"/>
              <w:rPr>
                <w:i w:val="1"/>
                <w:iCs w:val="1"/>
              </w:rPr>
              <w:rPr>
                <w:i/>
                <w:iCs/>
              </w:rPr>
            </w:pPr>
            <w:r w:rsidRPr="00160EAC" w:rsidR="00337815">
              <w:rPr>
                <w:b w:val="1"/>
                <w:bCs w:val="1"/>
              </w:rPr>
              <w:t>Explore</w:t>
            </w:r>
            <w:r w:rsidRPr="00160EAC" w:rsidR="00337815">
              <w:rPr/>
              <w:t>:</w:t>
            </w:r>
            <w:r w:rsidR="3092A23B">
              <w:rPr/>
              <w:t xml:space="preserve"> Check out</w:t>
            </w:r>
            <w:r w:rsidRPr="00160EAC" w:rsidR="00337815">
              <w:rPr/>
              <w:t xml:space="preserve"> </w:t>
            </w:r>
            <w:r w:rsidRPr="3B3ACD07">
              <w:rPr>
                <w:rStyle w:val="Hyperlink"/>
                <w:i w:val="1"/>
                <w:iCs w:val="1"/>
              </w:rPr>
              <w:fldChar w:fldCharType="begin"/>
            </w:r>
            <w:ins w:author="Deb Troendle-Scott" w:date="2024-08-16T14:48:00Z" w16du:dateUtc="2024-08-16T06:48:00Z" w:id="1318603950">
              <w:r w:rsidRPr="3B3ACD07">
                <w:rPr>
                  <w:rStyle w:val="Hyperlink"/>
                </w:rPr>
                <w:instrText xml:space="preserve">HYPERLINK "https://www.briansolis.com/2008/08/introducing-conversation-prism-html/" \h </w:instrText>
              </w:r>
            </w:ins>
            <w:del w:author="Deb Troendle-Scott" w:date="2024-08-16T14:48:00Z" w16du:dateUtc="2024-08-16T06:48:00Z" w:id="130585692">
              <w:r w:rsidRPr="3B3ACD07">
                <w:rPr>
                  <w:rStyle w:val="Hyperlink"/>
                  <w:i w:val="1"/>
                  <w:iCs w:val="1"/>
                </w:rPr>
                <w:delInstrText xml:space="preserve">HYPERLINK "https://www.briansolis.com/2008/08/introducing-conversation-prism-html/" \h</w:delInstrText>
              </w:r>
            </w:del>
            <w:r w:rsidRPr="00677832">
              <w:rPr>
                <w:rStyle w:val="Hyperlink"/>
                <w:i/>
                <w:iCs/>
              </w:rPr>
            </w:r>
            <w:r w:rsidRPr="3B3ACD07">
              <w:rPr>
                <w:rStyle w:val="Hyperlink"/>
                <w:i w:val="1"/>
                <w:iCs w:val="1"/>
              </w:rPr>
              <w:fldChar w:fldCharType="separate"/>
            </w:r>
            <w:r w:rsidRPr="3B3ACD07" w:rsidR="00337815">
              <w:rPr>
                <w:rStyle w:val="Hyperlink"/>
                <w:i w:val="1"/>
                <w:iCs w:val="1"/>
              </w:rPr>
              <w:t>The Conversation Prism</w:t>
            </w:r>
            <w:r w:rsidRPr="3B3ACD07">
              <w:rPr>
                <w:rStyle w:val="Hyperlink"/>
                <w:i w:val="1"/>
                <w:iCs w:val="1"/>
              </w:rPr>
              <w:fldChar w:fldCharType="end"/>
            </w:r>
            <w:r w:rsidR="00337815">
              <w:rPr/>
              <w:t xml:space="preserve"> </w:t>
            </w:r>
            <w:r>
              <w:fldChar w:fldCharType="begin"/>
            </w:r>
            <w:r w:rsidR="00E34045">
              <w:instrText xml:space="preserve"> ADDIN ZOTERO_ITEM CSL_CITATION {"citationID":"JKP4q2ef","properties":{"formattedCitation":"(2008)","plainCitation":"(2008)","noteIndex":0},"citationItems":[{"id":332,"uris":["http://zotero.org/users/14693029/items/PYXH7LLK"],"itemData":{"id":332,"type":"post-weblog","abstract":"Last year, Robert Scoble and Darren Barefoot debuted the Social Media Starfish to visualize and document the rapidly evolving landscape for social tools, services, and networks. If you work in marketing, public relations, advertising, customer service, product development, or any discipline that’s motivated, shaped, and directed by customers, peers, stakeholders and influencers, monitoring and in some cases, participating in online conversations is critical in competing for the future. Over the last month, I worked with Jesse Thomas of JESS3, to...","container-title":"@Brian Solis","language":"en-US","title":"Introducing the conversation prism","URL":"https://briansolis.com/2008/08/introducing-conversation-prism-html/","author":[{"family":"Solis","given":"B."}],"issued":{"date-parts":[["2008",8,5]]}},"label":"page","suppress-author":true}],"schema":"https://github.com/citation-style-language/schema/raw/master/csl-citation.json"} </w:instrText>
            </w:r>
            <w:r>
              <w:fldChar w:fldCharType="separate"/>
            </w:r>
            <w:r w:rsidRPr="00F565AD" w:rsidR="00337815">
              <w:rPr/>
              <w:t>(2008)</w:t>
            </w:r>
            <w:r>
              <w:fldChar w:fldCharType="end"/>
            </w:r>
            <w:r w:rsidRPr="00160EAC" w:rsidDel="00F565AD" w:rsidR="00337815">
              <w:rPr/>
              <w:t xml:space="preserve"> </w:t>
            </w:r>
            <w:r w:rsidR="00337815">
              <w:rPr/>
              <w:t>and</w:t>
            </w:r>
            <w:r w:rsidR="00337815">
              <w:rPr/>
              <w:t xml:space="preserve"> a</w:t>
            </w:r>
            <w:r w:rsidR="00337815">
              <w:rPr/>
              <w:t xml:space="preserve">lso refer to the graphic below listing </w:t>
            </w:r>
            <w:r w:rsidR="00337815">
              <w:rPr/>
              <w:t>numerous</w:t>
            </w:r>
            <w:r w:rsidR="00337815">
              <w:rPr/>
              <w:t xml:space="preserve"> apps for listening, learning, and adapting</w:t>
            </w:r>
            <w:r w:rsidR="00337815">
              <w:rPr/>
              <w:t xml:space="preserve"> (</w:t>
            </w:r>
            <w:r w:rsidR="00337815">
              <w:rPr/>
              <w:t>c</w:t>
            </w:r>
            <w:r w:rsidR="00337815">
              <w:rPr/>
              <w:t xml:space="preserve">lick </w:t>
            </w:r>
            <w:r w:rsidR="00337815">
              <w:rPr/>
              <w:t>the graphic to enlarge</w:t>
            </w:r>
            <w:r w:rsidR="00337815">
              <w:rPr/>
              <w:t>)</w:t>
            </w:r>
            <w:r w:rsidR="00337815">
              <w:rPr/>
              <w:t>.</w:t>
            </w:r>
          </w:p>
          <w:p w:rsidRPr="009E2591" w:rsidR="00337815" w:rsidP="3B3ACD07" w:rsidRDefault="00337815" w14:paraId="07A089F7" w14:textId="685801B7">
            <w:pPr>
              <w:rPr>
                <w:rFonts w:ascii="Aptos" w:hAnsi="Aptos" w:eastAsia="Aptos" w:cs="Times New Roman"/>
                <w:sz w:val="24"/>
                <w:szCs w:val="24"/>
                <w:rPrChange w:author="" w16du:dateUtc="2024-08-16T06:36:00Z" w:id="32340552">
                  <w:rPr>
                    <w:sz w:val="24"/>
                    <w:szCs w:val="24"/>
                  </w:rPr>
                </w:rPrChange>
              </w:rPr>
            </w:pPr>
            <w:r w:rsidRPr="3B3ACD07" w:rsidR="00337815">
              <w:rPr>
                <w:rFonts w:ascii="Aptos" w:hAnsi="Aptos" w:eastAsia="Aptos" w:cs="Times New Roman"/>
              </w:rPr>
              <w:t>Feel free to annotate the articles you read or reply to annotations using Hypothes.is. Remember to tag your posts using the course code: LDRS101.</w:t>
            </w:r>
          </w:p>
          <w:p w:rsidRPr="00160EAC" w:rsidR="00337815" w:rsidDel="00F8098B" w:rsidP="00985101" w:rsidRDefault="00337815" w14:paraId="34D98CEB" w14:textId="77777777">
            <w:pPr>
              <w:spacing w:before="180" w:after="180"/>
              <w:rPr>
                <w:rFonts w:ascii="Aptos" w:hAnsi="Aptos" w:eastAsia="Aptos" w:cs="Times New Roman"/>
                <w:sz w:val="24"/>
                <w:szCs w:val="24"/>
              </w:rPr>
            </w:pPr>
          </w:p>
          <w:tbl>
            <w:tblPr>
              <w:tblStyle w:val="Table"/>
              <w:tblW w:w="5000" w:type="pct"/>
              <w:tblLayout w:type="fixed"/>
              <w:tblLook w:val="0000" w:firstRow="0" w:lastRow="0" w:firstColumn="0" w:lastColumn="0" w:noHBand="0" w:noVBand="0"/>
            </w:tblPr>
            <w:tblGrid>
              <w:gridCol w:w="9022"/>
            </w:tblGrid>
            <w:tr w:rsidRPr="00160EAC" w:rsidR="00337815" w:rsidTr="3B3ACD07" w14:paraId="0497B2DF" w14:textId="77777777">
              <w:tc>
                <w:tcPr>
                  <w:cnfStyle w:val="000010000000" w:firstRow="0" w:lastRow="0" w:firstColumn="0" w:lastColumn="0" w:oddVBand="1" w:evenVBand="0" w:oddHBand="0" w:evenHBand="0" w:firstRowFirstColumn="0" w:firstRowLastColumn="0" w:lastRowFirstColumn="0" w:lastRowLastColumn="0"/>
                  <w:tcW w:w="0" w:type="auto"/>
                  <w:tcMar/>
                </w:tcPr>
                <w:p w:rsidRPr="00913098" w:rsidR="00337815" w:rsidP="3B3ACD07" w:rsidRDefault="00337815" w14:paraId="18FFD217" w14:textId="577E84D3">
                  <w:pPr>
                    <w:rPr>
                      <w:rFonts w:ascii="Aptos" w:hAnsi="Aptos" w:eastAsia="Aptos" w:cs="Times New Roman"/>
                      <w:sz w:val="24"/>
                      <w:szCs w:val="24"/>
                      <w:rPrChange w:author="" w16du:dateUtc="2024-08-20T15:19:00Z" w:id="316685532">
                        <w:rPr>
                          <w:i/>
                          <w:sz w:val="24"/>
                          <w:szCs w:val="24"/>
                        </w:rPr>
                      </w:rPrChange>
                    </w:rPr>
                  </w:pPr>
                  <w:r w:rsidRPr="3B3ACD07" w:rsidR="00337815">
                    <w:rPr>
                      <w:rFonts w:ascii="Aptos" w:hAnsi="Aptos" w:eastAsia="Aptos" w:cs="Times New Roman"/>
                    </w:rPr>
                    <w:t>Figure</w:t>
                  </w:r>
                  <w:r w:rsidRPr="3B3ACD07" w:rsidR="00337815">
                    <w:rPr>
                      <w:rFonts w:ascii="Aptos" w:hAnsi="Aptos" w:eastAsia="Aptos" w:cs="Times New Roman"/>
                    </w:rPr>
                    <w:t> </w:t>
                  </w:r>
                  <w:r w:rsidRPr="3B3ACD07" w:rsidR="00337815">
                    <w:rPr>
                      <w:rFonts w:ascii="Aptos" w:hAnsi="Aptos" w:eastAsia="Aptos" w:cs="Times New Roman"/>
                    </w:rPr>
                    <w:t>5.3</w:t>
                  </w:r>
                  <w:r w:rsidRPr="3B3ACD07" w:rsidR="00337815">
                    <w:rPr>
                      <w:rFonts w:ascii="Aptos" w:hAnsi="Aptos" w:eastAsia="Aptos" w:cs="Times New Roman"/>
                    </w:rPr>
                    <w:t xml:space="preserve"> </w:t>
                  </w:r>
                </w:p>
                <w:p w:rsidR="00337815" w:rsidP="3B3ACD07" w:rsidRDefault="00337815" w14:paraId="292B711B" w14:textId="77777777">
                  <w:pPr>
                    <w:spacing w:before="200" w:after="120"/>
                    <w:rPr>
                      <w:rFonts w:ascii="Aptos" w:hAnsi="Aptos" w:eastAsia="Aptos" w:cs="Times New Roman"/>
                      <w:sz w:val="24"/>
                      <w:szCs w:val="24"/>
                    </w:rPr>
                  </w:pPr>
                  <w:r w:rsidRPr="3B3ACD07" w:rsidR="00337815">
                    <w:rPr>
                      <w:rFonts w:ascii="Aptos" w:hAnsi="Aptos" w:eastAsia="Aptos" w:cs="Times New Roman"/>
                      <w:i w:val="1"/>
                      <w:iCs w:val="1"/>
                      <w:sz w:val="24"/>
                      <w:szCs w:val="24"/>
                    </w:rPr>
                    <w:t>The Conversation Prism</w:t>
                  </w:r>
                </w:p>
                <w:p w:rsidRPr="005238C4" w:rsidR="00337815" w:rsidP="3B3ACD07" w:rsidRDefault="00337815" w14:paraId="029EEDDB" w14:textId="77777777">
                  <w:pPr>
                    <w:spacing w:before="200" w:after="120"/>
                    <w:rPr>
                      <w:rFonts w:ascii="Aptos" w:hAnsi="Aptos" w:eastAsia="Aptos" w:cs="Times New Roman"/>
                      <w:sz w:val="24"/>
                      <w:szCs w:val="24"/>
                      <w:rPrChange w:author="" w16du:dateUtc="2024-08-05T07:31:00Z" w:id="1771444690">
                        <w:rPr>
                          <w:rFonts w:ascii="Aptos" w:hAnsi="Aptos" w:eastAsia="Aptos" w:cs="Times New Roman"/>
                          <w:i/>
                          <w:sz w:val="24"/>
                          <w:szCs w:val="24"/>
                        </w:rPr>
                      </w:rPrChange>
                    </w:rPr>
                  </w:pPr>
                  <w:r w:rsidRPr="3B3ACD07" w:rsidR="00337815">
                    <w:rPr>
                      <w:rFonts w:ascii="Aptos" w:hAnsi="Aptos" w:eastAsia="Aptos" w:cs="Times New Roman"/>
                      <w:sz w:val="24"/>
                      <w:szCs w:val="24"/>
                    </w:rPr>
                    <w:t xml:space="preserve">[Alt text: </w:t>
                  </w:r>
                  <w:r w:rsidRPr="3B3ACD07" w:rsidR="00337815">
                    <w:rPr>
                      <w:rFonts w:ascii="Aptos" w:hAnsi="Aptos" w:eastAsia="Aptos" w:cs="Times New Roman"/>
                      <w:sz w:val="24"/>
                      <w:szCs w:val="24"/>
                    </w:rPr>
                    <w:t>colourful</w:t>
                  </w:r>
                  <w:r w:rsidRPr="3B3ACD07" w:rsidR="00337815">
                    <w:rPr>
                      <w:rFonts w:ascii="Aptos" w:hAnsi="Aptos" w:eastAsia="Aptos" w:cs="Times New Roman"/>
                      <w:sz w:val="24"/>
                      <w:szCs w:val="24"/>
                    </w:rPr>
                    <w:t xml:space="preserve"> segmented circle </w:t>
                  </w:r>
                  <w:r w:rsidRPr="3B3ACD07" w:rsidR="00337815">
                    <w:rPr>
                      <w:rFonts w:ascii="Aptos" w:hAnsi="Aptos" w:eastAsia="Aptos" w:cs="Times New Roman"/>
                      <w:sz w:val="24"/>
                      <w:szCs w:val="24"/>
                    </w:rPr>
                    <w:t>containing</w:t>
                  </w:r>
                  <w:r w:rsidRPr="3B3ACD07" w:rsidR="00337815">
                    <w:rPr>
                      <w:rFonts w:ascii="Aptos" w:hAnsi="Aptos" w:eastAsia="Aptos" w:cs="Times New Roman"/>
                      <w:sz w:val="24"/>
                      <w:szCs w:val="24"/>
                    </w:rPr>
                    <w:t xml:space="preserve"> many media apps]</w:t>
                  </w:r>
                </w:p>
                <w:p w:rsidRPr="00160EAC" w:rsidR="00337815" w:rsidP="00985101" w:rsidRDefault="00337815" w14:paraId="2617A441" w14:textId="77777777">
                  <w:pPr>
                    <w:spacing w:line="278" w:lineRule="auto"/>
                    <w:jc w:val="center"/>
                    <w:rPr>
                      <w:rFonts w:ascii="Aptos" w:hAnsi="Aptos" w:eastAsia="Aptos" w:cs="Times New Roman"/>
                      <w:kern w:val="2"/>
                      <w:sz w:val="24"/>
                      <w:szCs w:val="24"/>
                      <w14:ligatures w14:val="standardContextual"/>
                    </w:rPr>
                  </w:pPr>
                  <w:r w:rsidRPr="00160EAC">
                    <w:rPr>
                      <w:rFonts w:ascii="Aptos" w:hAnsi="Aptos" w:eastAsia="Aptos" w:cs="Times New Roman"/>
                      <w:noProof/>
                    </w:rPr>
                    <w:drawing>
                      <wp:inline distT="0" distB="0" distL="0" distR="0" wp14:anchorId="5A971EA4" wp14:editId="727F5CB5">
                        <wp:extent cx="5334000" cy="6806184"/>
                        <wp:effectExtent l="0" t="0" r="0" b="0"/>
                        <wp:docPr id="456765147" name="Picture" descr="A colorful circular chart with many different colored ico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0" name="Picture" descr="A colorful circular chart with many different colored icons&#10;&#10;Description automatically generated with medium confidence"/>
                                <pic:cNvPicPr>
                                  <a:picLocks noChangeAspect="1" noChangeArrowheads="1"/>
                                </pic:cNvPicPr>
                              </pic:nvPicPr>
                              <pic:blipFill>
                                <a:blip r:embed="rId20"/>
                                <a:stretch>
                                  <a:fillRect/>
                                </a:stretch>
                              </pic:blipFill>
                              <pic:spPr bwMode="auto">
                                <a:xfrm>
                                  <a:off x="0" y="0"/>
                                  <a:ext cx="5334000" cy="6806184"/>
                                </a:xfrm>
                                <a:prstGeom prst="rect">
                                  <a:avLst/>
                                </a:prstGeom>
                                <a:noFill/>
                                <a:ln w="9525">
                                  <a:noFill/>
                                  <a:headEnd/>
                                  <a:tailEnd/>
                                </a:ln>
                              </pic:spPr>
                            </pic:pic>
                          </a:graphicData>
                        </a:graphic>
                      </wp:inline>
                    </w:drawing>
                  </w:r>
                </w:p>
                <w:p w:rsidRPr="004A4858" w:rsidR="00337815" w:rsidP="3B3ACD07" w:rsidRDefault="00337815" w14:paraId="74052635" w14:textId="77777777">
                  <w:pPr>
                    <w:spacing w:before="100" w:after="100"/>
                    <w:ind w:left="480" w:right="480"/>
                    <w:rPr>
                      <w:rFonts w:ascii="Aptos" w:hAnsi="Aptos" w:eastAsia="Aptos" w:cs="Times New Roman"/>
                      <w:i w:val="1"/>
                      <w:iCs w:val="1"/>
                      <w:color w:val="156082" w:themeColor="accent1" w:themeTint="FF" w:themeShade="FF"/>
                      <w:sz w:val="24"/>
                      <w:szCs w:val="24"/>
                    </w:rPr>
                  </w:pPr>
                  <w:del w:author="Deb Troendle-Scott" w:date="2024-08-05T15:43:00Z" w16du:dateUtc="2024-08-05T07:43:00Z" w:id="1581">
                    <w:r w:rsidRPr="00160EAC" w:rsidDel="004A4858">
                      <w:rPr>
                        <w:rFonts w:ascii="Aptos" w:hAnsi="Aptos" w:eastAsia="Aptos" w:cs="Times New Roman"/>
                      </w:rPr>
                    </w:r>
                  </w:del>
                  <w:del w:author="Deb Troendle-Scott" w:date="2024-08-05T15:44:00Z" w16du:dateUtc="2024-08-05T07:44:00Z" w:id="1582">
                    <w:r w:rsidRPr="00160EAC" w:rsidDel="004A4858">
                      <w:rPr>
                        <w:rFonts w:ascii="Aptos" w:hAnsi="Aptos" w:eastAsia="Aptos" w:cs="Times New Roman"/>
                      </w:rPr>
                    </w:r>
                    <w:r w:rsidRPr="00160EAC" w:rsidDel="004A4858">
                      <w:rPr>
                        <w:rFonts w:ascii="Aptos" w:hAnsi="Aptos" w:eastAsia="Aptos" w:cs="Times New Roman"/>
                      </w:rPr>
                    </w:r>
                    <w:r w:rsidRPr="3B3ACD07" w:rsidDel="00337815">
                      <w:rPr>
                        <w:rFonts w:ascii="Aptos" w:hAnsi="Aptos" w:eastAsia="Aptos" w:cs="Times New Roman"/>
                        <w:i w:val="1"/>
                        <w:iCs w:val="1"/>
                        <w:sz w:val="24"/>
                        <w:szCs w:val="24"/>
                      </w:rPr>
                      <w:delText xml:space="preserve"> </w:delText>
                    </w:r>
                  </w:del>
                </w:p>
              </w:tc>
            </w:tr>
          </w:tbl>
          <w:p w:rsidRPr="00160EAC" w:rsidR="00337815" w:rsidP="3B3ACD07" w:rsidRDefault="00337815" w14:paraId="4AB5D2FA" w14:textId="77777777">
            <w:pPr>
              <w:spacing w:before="100" w:after="100"/>
              <w:ind w:left="480" w:right="480"/>
              <w:rPr>
                <w:rFonts w:ascii="Aptos" w:hAnsi="Aptos" w:eastAsia="Aptos" w:cs="Times New Roman"/>
                <w:i w:val="1"/>
                <w:iCs w:val="1"/>
                <w:sz w:val="24"/>
                <w:szCs w:val="24"/>
              </w:rPr>
            </w:pPr>
            <w:r w:rsidRPr="3B3ACD07" w:rsidR="00337815">
              <w:rPr>
                <w:rFonts w:ascii="Aptos" w:hAnsi="Aptos" w:eastAsia="Aptos" w:cs="Times New Roman"/>
                <w:i w:val="1"/>
                <w:iCs w:val="1"/>
                <w:sz w:val="24"/>
                <w:szCs w:val="24"/>
              </w:rPr>
              <w:t>Note:</w:t>
            </w:r>
            <w:r w:rsidR="00337815">
              <w:rPr>
                <w:rFonts w:ascii="Aptos" w:hAnsi="Aptos" w:eastAsia="Aptos" w:cs="Times New Roman"/>
                <w:sz w:val="24"/>
                <w:szCs w:val="24"/>
              </w:rPr>
              <w:t xml:space="preserve"> From</w:t>
            </w:r>
            <w:r w:rsidR="00337815">
              <w:rPr>
                <w:rFonts w:ascii="Aptos" w:hAnsi="Aptos" w:eastAsia="Aptos" w:cs="Times New Roman"/>
                <w:sz w:val="24"/>
                <w:szCs w:val="24"/>
              </w:rPr>
              <w:t xml:space="preserve"> “Convers</w:t>
            </w:r>
            <w:r w:rsidR="00337815">
              <w:rPr>
                <w:rFonts w:ascii="Aptos" w:hAnsi="Aptos" w:eastAsia="Aptos" w:cs="Times New Roman"/>
                <w:sz w:val="24"/>
                <w:szCs w:val="24"/>
              </w:rPr>
              <w:t>a</w:t>
            </w:r>
            <w:r w:rsidR="00337815">
              <w:rPr>
                <w:rFonts w:ascii="Aptos" w:hAnsi="Aptos" w:eastAsia="Aptos" w:cs="Times New Roman"/>
                <w:sz w:val="24"/>
                <w:szCs w:val="24"/>
              </w:rPr>
              <w:t>tions Prism 4” by SolucionaFacil.es</w:t>
            </w:r>
            <w:r w:rsidR="00337815">
              <w:rPr>
                <w:rFonts w:ascii="Aptos" w:hAnsi="Aptos" w:eastAsia="Aptos" w:cs="Times New Roman"/>
                <w:sz w:val="24"/>
                <w:szCs w:val="24"/>
              </w:rPr>
              <w:t xml:space="preserve">, </w:t>
            </w:r>
            <w:r w:rsidR="00337815">
              <w:rPr>
                <w:rFonts w:ascii="Aptos" w:hAnsi="Aptos" w:eastAsia="Aptos" w:cs="Times New Roman"/>
                <w:sz w:val="24"/>
                <w:szCs w:val="24"/>
              </w:rPr>
              <w:t>December 12, 2013</w:t>
            </w:r>
            <w:r w:rsidR="00337815">
              <w:rPr>
                <w:rFonts w:ascii="Aptos" w:hAnsi="Aptos" w:eastAsia="Aptos" w:cs="Times New Roman"/>
                <w:sz w:val="24"/>
                <w:szCs w:val="24"/>
              </w:rPr>
              <w:t xml:space="preserve">, </w:t>
            </w:r>
            <w:r w:rsidR="00337815">
              <w:rPr>
                <w:rFonts w:ascii="Aptos" w:hAnsi="Aptos" w:eastAsia="Aptos" w:cs="Times New Roman"/>
                <w:sz w:val="24"/>
                <w:szCs w:val="24"/>
              </w:rPr>
              <w:t>F</w:t>
            </w:r>
            <w:r w:rsidR="00337815">
              <w:rPr>
                <w:rFonts w:ascii="Aptos" w:hAnsi="Aptos" w:eastAsia="Aptos" w:cs="Times New Roman"/>
                <w:sz w:val="24"/>
                <w:szCs w:val="24"/>
              </w:rPr>
              <w:t>lickr (</w:t>
            </w:r>
            <w:ins w:author="Deb Troendle-Scott" w:date="2024-08-05T15:43:00Z" w16du:dateUtc="2024-08-05T07:43:00Z" w:id="1592">
              <w:r w:rsidRPr="3B3ACD07">
                <w:rPr>
                  <w:rFonts w:ascii="Aptos" w:hAnsi="Aptos" w:eastAsia="Aptos" w:cs="Times New Roman"/>
                </w:rPr>
                <w:fldChar w:fldCharType="begin"/>
              </w:r>
              <w:r w:rsidRPr="3B3ACD07">
                <w:rPr>
                  <w:rFonts w:ascii="Aptos" w:hAnsi="Aptos" w:eastAsia="Aptos" w:cs="Times New Roman"/>
                  <w:sz w:val="24"/>
                  <w:szCs w:val="24"/>
                </w:rPr>
                <w:instrText xml:space="preserve">HYPERLINK "https://flickr.com/photos/solucionafacil/11327713066/"</w:instrText>
              </w:r>
              <w:r>
                <w:rPr>
                  <w:rFonts w:ascii="Aptos" w:hAnsi="Aptos" w:eastAsia="Aptos" w:cs="Times New Roman"/>
                </w:rPr>
              </w:r>
              <w:r w:rsidRPr="3B3ACD07">
                <w:rPr>
                  <w:rFonts w:ascii="Aptos" w:hAnsi="Aptos" w:eastAsia="Aptos" w:cs="Times New Roman"/>
                </w:rPr>
                <w:fldChar w:fldCharType="separate"/>
              </w:r>
            </w:ins>
            <w:r w:rsidRPr="004A4858" w:rsidR="00337815">
              <w:rPr>
                <w:rStyle w:val="Hyperlink"/>
                <w:rFonts w:ascii="Aptos" w:hAnsi="Aptos" w:eastAsia="Aptos" w:cs="Times New Roman"/>
                <w:sz w:val="24"/>
                <w:szCs w:val="24"/>
              </w:rPr>
              <w:t>https://flickr.com/photos/solucionafacil/11327713066/</w:t>
            </w:r>
            <w:ins w:author="Deb Troendle-Scott" w:date="2024-08-05T15:43:00Z" w16du:dateUtc="2024-08-05T07:43:00Z" w:id="1592">
              <w:r w:rsidRPr="3B3ACD07">
                <w:rPr>
                  <w:rFonts w:ascii="Aptos" w:hAnsi="Aptos" w:eastAsia="Aptos" w:cs="Times New Roman"/>
                </w:rPr>
                <w:fldChar w:fldCharType="end"/>
              </w:r>
            </w:ins>
            <w:r w:rsidR="00337815">
              <w:rPr>
                <w:rFonts w:ascii="Aptos" w:hAnsi="Aptos" w:eastAsia="Aptos" w:cs="Times New Roman"/>
                <w:sz w:val="24"/>
                <w:szCs w:val="24"/>
              </w:rPr>
              <w:t>).</w:t>
            </w:r>
            <w:r w:rsidR="00337815">
              <w:rPr>
                <w:rFonts w:ascii="Aptos" w:hAnsi="Aptos" w:eastAsia="Aptos" w:cs="Times New Roman"/>
                <w:sz w:val="24"/>
                <w:szCs w:val="24"/>
              </w:rPr>
              <w:t xml:space="preserve"> </w:t>
            </w:r>
            <w:ins w:author="Deb Troendle-Scott" w:date="2024-08-05T15:43:00Z" w16du:dateUtc="2024-08-05T07:43:00Z" w:id="1595">
              <w:r w:rsidRPr="3B3ACD07">
                <w:rPr>
                  <w:rFonts w:ascii="Aptos" w:hAnsi="Aptos" w:eastAsia="Aptos" w:cs="Times New Roman"/>
                </w:rPr>
                <w:fldChar w:fldCharType="begin"/>
              </w:r>
              <w:r w:rsidRPr="3B3ACD07">
                <w:rPr>
                  <w:rFonts w:ascii="Aptos" w:hAnsi="Aptos" w:eastAsia="Aptos" w:cs="Times New Roman"/>
                  <w:sz w:val="24"/>
                  <w:szCs w:val="24"/>
                </w:rPr>
                <w:instrText xml:space="preserve">HYPERLINK "https://creativecommons.org/licenses/by-nd/2.0/"</w:instrText>
              </w:r>
              <w:r>
                <w:rPr>
                  <w:rFonts w:ascii="Aptos" w:hAnsi="Aptos" w:eastAsia="Aptos" w:cs="Times New Roman"/>
                </w:rPr>
              </w:r>
              <w:r w:rsidRPr="3B3ACD07">
                <w:rPr>
                  <w:rFonts w:ascii="Aptos" w:hAnsi="Aptos" w:eastAsia="Aptos" w:cs="Times New Roman"/>
                </w:rPr>
                <w:fldChar w:fldCharType="separate"/>
              </w:r>
            </w:ins>
            <w:r w:rsidRPr="004A4858" w:rsidR="00337815">
              <w:rPr>
                <w:rStyle w:val="Hyperlink"/>
                <w:rFonts w:ascii="Aptos" w:hAnsi="Aptos" w:eastAsia="Aptos" w:cs="Times New Roman"/>
                <w:sz w:val="24"/>
                <w:szCs w:val="24"/>
              </w:rPr>
              <w:t>CC BY-ND 2.0</w:t>
            </w:r>
            <w:ins w:author="Deb Troendle-Scott" w:date="2024-08-05T15:43:00Z" w16du:dateUtc="2024-08-05T07:43:00Z" w:id="1595">
              <w:r w:rsidRPr="3B3ACD07">
                <w:rPr>
                  <w:rFonts w:ascii="Aptos" w:hAnsi="Aptos" w:eastAsia="Aptos" w:cs="Times New Roman"/>
                </w:rPr>
                <w:fldChar w:fldCharType="end"/>
              </w:r>
            </w:ins>
            <w:r w:rsidR="00337815">
              <w:rPr>
                <w:rFonts w:ascii="Aptos" w:hAnsi="Aptos" w:eastAsia="Aptos" w:cs="Times New Roman"/>
                <w:sz w:val="24"/>
                <w:szCs w:val="24"/>
              </w:rPr>
              <w:t>.</w:t>
            </w:r>
          </w:p>
        </w:tc>
      </w:tr>
    </w:tbl>
    <w:p w:rsidRPr="00160EAC" w:rsidR="00337815" w:rsidP="00337815" w:rsidRDefault="00337815" w14:paraId="085828B7" w14:textId="77777777">
      <w:pPr>
        <w:keepNext/>
        <w:keepLines/>
        <w:spacing w:before="160" w:after="80"/>
        <w:outlineLvl w:val="2"/>
        <w:rPr>
          <w:rFonts w:ascii="Aptos" w:hAnsi="Aptos" w:eastAsia="Times New Roman" w:cs="Times New Roman"/>
          <w:color w:val="0F4761"/>
          <w:sz w:val="28"/>
          <w:szCs w:val="28"/>
        </w:rPr>
      </w:pPr>
      <w:r w:rsidRPr="00160EAC">
        <w:rPr>
          <w:rFonts w:ascii="Aptos" w:hAnsi="Aptos" w:eastAsia="Times New Roman" w:cs="Times New Roman"/>
          <w:color w:val="0F4761"/>
          <w:sz w:val="28"/>
          <w:szCs w:val="28"/>
        </w:rPr>
        <w:t>5.3.6 Activity: Social Media, Online Identity, and Learning</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Pr="00160EAC" w:rsidR="00337815" w:rsidTr="3B3ACD07" w14:paraId="5452D702"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391EAA6E" w14:textId="77777777">
            <w:pPr>
              <w:spacing w:before="16" w:after="64"/>
              <w:rPr>
                <w:rFonts w:ascii="Aptos" w:hAnsi="Aptos" w:eastAsia="Aptos" w:cs="Times New Roman"/>
                <w:sz w:val="24"/>
                <w:szCs w:val="24"/>
              </w:rPr>
            </w:pPr>
          </w:p>
          <w:p w:rsidRPr="00160EAC" w:rsidR="00337815" w:rsidP="009E2591" w:rsidRDefault="009E2591" w14:paraId="687D0F68" w14:textId="7B86F666">
            <w:pPr>
              <w:pStyle w:val="ListBullet"/>
              <w:rPr/>
            </w:pPr>
            <w:r w:rsidRPr="3B3ACD07" w:rsidR="4931220E">
              <w:rPr>
                <w:b w:val="1"/>
                <w:bCs w:val="1"/>
              </w:rPr>
              <w:t>Write</w:t>
            </w:r>
            <w:r w:rsidR="4931220E">
              <w:rPr/>
              <w:t xml:space="preserve">: </w:t>
            </w:r>
            <w:r w:rsidR="00337815">
              <w:rPr/>
              <w:t xml:space="preserve">Join the Discourse </w:t>
            </w:r>
            <w:r w:rsidR="00337815">
              <w:rPr/>
              <w:t>forum on social media, online identity</w:t>
            </w:r>
            <w:r w:rsidR="00337815">
              <w:rPr/>
              <w:t>,</w:t>
            </w:r>
            <w:r w:rsidR="00337815">
              <w:rPr/>
              <w:t xml:space="preserve"> and learning by sharing your personal views and thoughts. Choose one or more of the following questions as a catalyst for your contributions to the forum:</w:t>
            </w:r>
          </w:p>
          <w:p w:rsidRPr="00F8098B" w:rsidR="00337815" w:rsidP="3B3ACD07" w:rsidRDefault="00337815" w14:paraId="20C4F3A2" w14:textId="77777777">
            <w:pPr>
              <w:pStyle w:val="ListBullet2"/>
              <w:rPr>
                <w:sz w:val="20"/>
                <w:szCs w:val="20"/>
                <w:rPrChange w:author="" w16du:dateUtc="2024-08-13T03:27:00Z" w:id="1441964305">
                  <w:rPr>
                    <w:rFonts w:ascii="Aptos" w:hAnsi="Aptos" w:eastAsia="Aptos" w:cs="Times New Roman"/>
                    <w:sz w:val="24"/>
                    <w:szCs w:val="24"/>
                  </w:rPr>
                </w:rPrChange>
              </w:rPr>
            </w:pPr>
            <w:r w:rsidR="00337815">
              <w:rPr/>
              <w:t>How much of what you learn should be open and transparent (i.e.</w:t>
            </w:r>
            <w:r w:rsidR="00337815">
              <w:rPr/>
              <w:t>,</w:t>
            </w:r>
            <w:r w:rsidR="00337815">
              <w:rPr/>
              <w:t> public) and how much should be kept private? Why?</w:t>
            </w:r>
          </w:p>
          <w:p w:rsidRPr="00F8098B" w:rsidR="00337815" w:rsidP="3B3ACD07" w:rsidRDefault="00337815" w14:paraId="3EC34214" w14:textId="77777777">
            <w:pPr>
              <w:pStyle w:val="ListBullet2"/>
              <w:rPr>
                <w:sz w:val="20"/>
                <w:szCs w:val="20"/>
                <w:rPrChange w:author="" w16du:dateUtc="2024-08-13T03:27:00Z" w:id="1019295076">
                  <w:rPr>
                    <w:rFonts w:ascii="Aptos" w:hAnsi="Aptos" w:eastAsia="Aptos" w:cs="Times New Roman"/>
                    <w:sz w:val="24"/>
                    <w:szCs w:val="24"/>
                  </w:rPr>
                </w:rPrChange>
              </w:rPr>
            </w:pPr>
            <w:r w:rsidR="00337815">
              <w:rPr/>
              <w:t>In a digital age, how important is it for you to build a digital footprint of your learning?</w:t>
            </w:r>
          </w:p>
          <w:p w:rsidRPr="00F8098B" w:rsidR="00337815" w:rsidP="3B3ACD07" w:rsidRDefault="00337815" w14:paraId="63CAC3E4" w14:textId="77777777">
            <w:pPr>
              <w:pStyle w:val="ListBullet2"/>
              <w:rPr>
                <w:sz w:val="20"/>
                <w:szCs w:val="20"/>
                <w:rPrChange w:author="" w16du:dateUtc="2024-08-13T03:27:00Z" w:id="360492876">
                  <w:rPr>
                    <w:rFonts w:ascii="Aptos" w:hAnsi="Aptos" w:eastAsia="Aptos" w:cs="Times New Roman"/>
                    <w:sz w:val="24"/>
                    <w:szCs w:val="24"/>
                  </w:rPr>
                </w:rPrChange>
              </w:rPr>
            </w:pPr>
            <w:r w:rsidR="00337815">
              <w:rPr/>
              <w:t>What are the challenges and opportunities for building your online identity?</w:t>
            </w:r>
          </w:p>
          <w:p w:rsidRPr="00F8098B" w:rsidR="00337815" w:rsidP="3B3ACD07" w:rsidRDefault="00337815" w14:paraId="74C9FEBB" w14:textId="1EAFCBC3">
            <w:pPr>
              <w:pStyle w:val="ListBullet2"/>
              <w:rPr>
                <w:sz w:val="20"/>
                <w:szCs w:val="20"/>
                <w:rPrChange w:author="" w16du:dateUtc="2024-08-13T03:27:00Z" w:id="741671952">
                  <w:rPr>
                    <w:rFonts w:ascii="Aptos" w:hAnsi="Aptos" w:eastAsia="Aptos" w:cs="Times New Roman"/>
                    <w:sz w:val="24"/>
                    <w:szCs w:val="24"/>
                  </w:rPr>
                </w:rPrChange>
              </w:rPr>
            </w:pPr>
            <w:r w:rsidR="00337815">
              <w:rPr/>
              <w:t>What levels of online engagement do you</w:t>
            </w:r>
            <w:r w:rsidR="00337815">
              <w:rPr/>
              <w:t xml:space="preserve"> feel are </w:t>
            </w:r>
            <w:r w:rsidR="00337815">
              <w:rPr/>
              <w:t>appropriate for</w:t>
            </w:r>
            <w:r w:rsidR="00337815">
              <w:rPr/>
              <w:t xml:space="preserve"> your own learning on this course? Does this differ from your engagement in other online communities?</w:t>
            </w:r>
          </w:p>
          <w:p w:rsidRPr="00F8098B" w:rsidR="00337815" w:rsidP="3B3ACD07" w:rsidRDefault="00337815" w14:paraId="63CDDA1D" w14:textId="56032A35">
            <w:pPr>
              <w:pStyle w:val="ListBullet2"/>
              <w:rPr>
                <w:sz w:val="20"/>
                <w:szCs w:val="20"/>
                <w:rPrChange w:author="" w16du:dateUtc="2024-08-13T03:27:00Z" w:id="84583529">
                  <w:rPr>
                    <w:rFonts w:ascii="Aptos" w:hAnsi="Aptos" w:eastAsia="Aptos" w:cs="Times New Roman"/>
                    <w:sz w:val="24"/>
                    <w:szCs w:val="24"/>
                  </w:rPr>
                </w:rPrChange>
              </w:rPr>
            </w:pPr>
            <w:r w:rsidR="00337815">
              <w:rPr/>
              <w:t>Other?</w:t>
            </w:r>
          </w:p>
          <w:p w:rsidR="00834A54" w:rsidP="00834A54" w:rsidRDefault="00834A54" w14:paraId="309055BD" w14:textId="77777777">
            <w:pPr>
              <w:pStyle w:val="ListBullet"/>
              <w:numPr>
                <w:ilvl w:val="0"/>
                <w:numId w:val="0"/>
              </w:numPr>
              <w:spacing w:line="240" w:lineRule="auto"/>
            </w:pPr>
          </w:p>
          <w:p w:rsidRPr="00F8098B" w:rsidR="00337815" w:rsidP="3B3ACD07" w:rsidRDefault="00337815" w14:paraId="6B357C93" w14:textId="32F51A26">
            <w:pPr>
              <w:pStyle w:val="ListBullet"/>
              <w:numPr>
                <w:ilvl w:val="0"/>
                <w:numId w:val="0"/>
              </w:numPr>
              <w:spacing w:line="240" w:lineRule="auto"/>
              <w:rPr>
                <w:sz w:val="20"/>
                <w:szCs w:val="20"/>
                <w:rPrChange w:author="" w16du:dateUtc="2024-08-13T03:27:00Z" w:id="1682729758">
                  <w:rPr>
                    <w:rFonts w:ascii="Aptos" w:hAnsi="Aptos" w:eastAsia="Aptos" w:cs="Times New Roman"/>
                    <w:sz w:val="24"/>
                    <w:szCs w:val="24"/>
                  </w:rPr>
                </w:rPrChange>
              </w:rPr>
            </w:pPr>
            <w:r w:rsidR="00337815">
              <w:rPr/>
              <w:t>L</w:t>
            </w:r>
            <w:r w:rsidR="00337815">
              <w:rPr/>
              <w:t>ike</w:t>
            </w:r>
            <w:r w:rsidR="00337815">
              <w:rPr/>
              <w:t>, share and reply to posts. These are forms of engagement and a contribution to your online learning identity.</w:t>
            </w:r>
            <w:r w:rsidRPr="3B3ACD07" w:rsidR="0BA486B9">
              <w:rPr>
                <w:rFonts w:ascii="Aptos" w:hAnsi="Aptos" w:eastAsia="Aptos" w:cs="Times New Roman"/>
              </w:rPr>
              <w:t xml:space="preserve"> Remember to tag your posts using the course code: LDRS101</w:t>
            </w:r>
            <w:r w:rsidRPr="3B3ACD07" w:rsidR="0BA486B9">
              <w:rPr>
                <w:rFonts w:ascii="Aptos" w:hAnsi="Aptos" w:eastAsia="Aptos" w:cs="Times New Roman"/>
              </w:rPr>
              <w:t>.</w:t>
            </w:r>
            <w:r w:rsidR="00337815">
              <w:rPr/>
              <w:t xml:space="preserve"> </w:t>
            </w:r>
          </w:p>
          <w:p w:rsidRPr="004A4858" w:rsidR="00337815" w:rsidP="3B3ACD07" w:rsidRDefault="00337815" w14:paraId="7DF8FEC5" w14:textId="4B5DEA75">
            <w:pPr>
              <w:spacing w:before="100" w:after="100"/>
              <w:ind w:left="120" w:right="480"/>
              <w:rPr>
                <w:rFonts w:ascii="Aptos" w:hAnsi="Aptos" w:eastAsia="Aptos" w:cs="Times New Roman"/>
              </w:rPr>
            </w:pPr>
          </w:p>
        </w:tc>
      </w:tr>
    </w:tbl>
    <w:p w:rsidRPr="00160EAC" w:rsidR="00337815" w:rsidP="00337815" w:rsidRDefault="00337815" w14:paraId="090F42EB" w14:textId="3D13E1B0">
      <w:pPr>
        <w:keepNext w:val="1"/>
        <w:keepLines w:val="1"/>
        <w:spacing w:before="160" w:after="80"/>
        <w:outlineLvl w:val="1"/>
        <w:rPr>
          <w:rFonts w:ascii="Aptos Display" w:hAnsi="Aptos Display" w:eastAsia="Times New Roman" w:cs="Times New Roman"/>
          <w:color w:val="0F4761"/>
          <w:sz w:val="32"/>
          <w:szCs w:val="32"/>
        </w:rPr>
      </w:pPr>
      <w:r w:rsidRPr="68D58537" w:rsidR="00337815">
        <w:rPr>
          <w:rFonts w:ascii="Aptos Display" w:hAnsi="Aptos Display" w:eastAsia="Times New Roman" w:cs="Times New Roman"/>
          <w:color w:val="0F4761" w:themeColor="accent1" w:themeTint="FF" w:themeShade="BF"/>
          <w:sz w:val="32"/>
          <w:szCs w:val="32"/>
        </w:rPr>
        <w:t xml:space="preserve">5.4 Connecting </w:t>
      </w:r>
      <w:r w:rsidRPr="68D58537" w:rsidR="00337815">
        <w:rPr>
          <w:rFonts w:ascii="Aptos Display" w:hAnsi="Aptos Display" w:eastAsia="Times New Roman" w:cs="Times New Roman"/>
          <w:color w:val="0F4761" w:themeColor="accent1" w:themeTint="FF" w:themeShade="BF"/>
          <w:sz w:val="32"/>
          <w:szCs w:val="32"/>
        </w:rPr>
        <w:t>t</w:t>
      </w:r>
      <w:r w:rsidRPr="68D58537" w:rsidR="00337815">
        <w:rPr>
          <w:rFonts w:ascii="Aptos Display" w:hAnsi="Aptos Display" w:eastAsia="Times New Roman" w:cs="Times New Roman"/>
          <w:color w:val="0F4761" w:themeColor="accent1" w:themeTint="FF" w:themeShade="BF"/>
          <w:sz w:val="32"/>
          <w:szCs w:val="32"/>
        </w:rPr>
        <w:t>o the T</w:t>
      </w:r>
      <w:r w:rsidRPr="68D58537" w:rsidR="00337815">
        <w:rPr>
          <w:rFonts w:ascii="Aptos Display" w:hAnsi="Aptos Display" w:eastAsia="Times New Roman" w:cs="Times New Roman"/>
          <w:color w:val="0F4761" w:themeColor="accent1" w:themeTint="FF" w:themeShade="BF"/>
          <w:sz w:val="32"/>
          <w:szCs w:val="32"/>
        </w:rPr>
        <w:t>WU</w:t>
      </w:r>
      <w:r w:rsidRPr="68D58537" w:rsidR="00337815">
        <w:rPr>
          <w:rFonts w:ascii="Aptos Display" w:hAnsi="Aptos Display" w:eastAsia="Times New Roman" w:cs="Times New Roman"/>
          <w:color w:val="0F4761" w:themeColor="accent1" w:themeTint="FF" w:themeShade="BF"/>
          <w:sz w:val="32"/>
          <w:szCs w:val="32"/>
        </w:rPr>
        <w:t xml:space="preserve"> Community</w:t>
      </w:r>
    </w:p>
    <w:p w:rsidRPr="00160EAC" w:rsidR="00337815" w:rsidP="00337815" w:rsidRDefault="00337815" w14:paraId="2986E705" w14:textId="77777777">
      <w:pPr>
        <w:spacing w:before="180" w:after="180" w:line="240" w:lineRule="auto"/>
        <w:rPr>
          <w:rFonts w:ascii="Aptos" w:hAnsi="Aptos" w:eastAsia="Aptos" w:cs="Times New Roman"/>
          <w:lang w:val="en-US"/>
        </w:rPr>
      </w:pPr>
      <w:r w:rsidRPr="68D58537" w:rsidR="00337815">
        <w:rPr>
          <w:rFonts w:ascii="Aptos" w:hAnsi="Aptos" w:eastAsia="Aptos" w:cs="Times New Roman"/>
          <w:lang w:val="en-US"/>
        </w:rPr>
        <w:t xml:space="preserve">Our final topic focuses on the TWU community and how you can </w:t>
      </w:r>
      <w:r w:rsidRPr="68D58537" w:rsidR="00337815">
        <w:rPr>
          <w:rFonts w:ascii="Aptos" w:hAnsi="Aptos" w:eastAsia="Aptos" w:cs="Times New Roman"/>
          <w:lang w:val="en-US"/>
        </w:rPr>
        <w:t>participate</w:t>
      </w:r>
      <w:r w:rsidRPr="68D58537" w:rsidR="00337815">
        <w:rPr>
          <w:rFonts w:ascii="Aptos" w:hAnsi="Aptos" w:eastAsia="Aptos" w:cs="Times New Roman"/>
          <w:lang w:val="en-US"/>
        </w:rPr>
        <w:t xml:space="preserve"> both online and on campus. As a TWU student you </w:t>
      </w:r>
      <w:r w:rsidRPr="68D58537" w:rsidR="00337815">
        <w:rPr>
          <w:rFonts w:ascii="Aptos" w:hAnsi="Aptos" w:eastAsia="Aptos" w:cs="Times New Roman"/>
          <w:lang w:val="en-US"/>
        </w:rPr>
        <w:t>have the opportunity to</w:t>
      </w:r>
      <w:r w:rsidRPr="68D58537" w:rsidR="00337815">
        <w:rPr>
          <w:rFonts w:ascii="Aptos" w:hAnsi="Aptos" w:eastAsia="Aptos" w:cs="Times New Roman"/>
          <w:lang w:val="en-US"/>
        </w:rPr>
        <w:t xml:space="preserve"> connect with a diverse student body, faculty</w:t>
      </w:r>
      <w:r w:rsidRPr="68D58537" w:rsidR="00337815">
        <w:rPr>
          <w:rFonts w:ascii="Aptos" w:hAnsi="Aptos" w:eastAsia="Aptos" w:cs="Times New Roman"/>
          <w:lang w:val="en-US"/>
        </w:rPr>
        <w:t>,</w:t>
      </w:r>
      <w:r w:rsidRPr="68D58537" w:rsidR="00337815">
        <w:rPr>
          <w:rFonts w:ascii="Aptos" w:hAnsi="Aptos" w:eastAsia="Aptos" w:cs="Times New Roman"/>
          <w:lang w:val="en-US"/>
        </w:rPr>
        <w:t xml:space="preserve"> and staff. What role does technology play in how you communicate with your peers, collaborate on projects, and build relationships?</w:t>
      </w:r>
    </w:p>
    <w:p w:rsidRPr="00160EAC" w:rsidR="00337815" w:rsidP="00337815" w:rsidRDefault="00337815" w14:paraId="375986C1" w14:textId="0BC493F8">
      <w:pPr>
        <w:spacing w:before="180" w:after="180" w:line="240" w:lineRule="auto"/>
        <w:rPr>
          <w:rFonts w:ascii="Aptos" w:hAnsi="Aptos" w:eastAsia="Aptos" w:cs="Times New Roman"/>
          <w:lang w:val="en-US"/>
        </w:rPr>
      </w:pPr>
      <w:r w:rsidRPr="68D58537" w:rsidR="00337815">
        <w:rPr>
          <w:rFonts w:ascii="Aptos" w:hAnsi="Aptos" w:eastAsia="Aptos" w:cs="Times New Roman"/>
          <w:lang w:val="en-US"/>
        </w:rPr>
        <w:t>In this unit we have discussed what it means to be a digital citizen</w:t>
      </w:r>
      <w:r w:rsidRPr="68D58537" w:rsidR="00337815">
        <w:rPr>
          <w:rFonts w:ascii="Aptos" w:hAnsi="Aptos" w:eastAsia="Aptos" w:cs="Times New Roman"/>
          <w:lang w:val="en-US"/>
        </w:rPr>
        <w:t xml:space="preserve"> and how we can engage with online communities. How does this apply to you as a TWU stude</w:t>
      </w:r>
      <w:r w:rsidRPr="68D58537" w:rsidR="00337815">
        <w:rPr>
          <w:rFonts w:ascii="Aptos" w:hAnsi="Aptos" w:eastAsia="Aptos" w:cs="Times New Roman"/>
          <w:lang w:val="en-US"/>
        </w:rPr>
        <w:t>nt? As we wrap up this unit, we encourage you to reflect on your personal and academic goals and how you can engage with the TWU community.</w:t>
      </w:r>
    </w:p>
    <w:p w:rsidRPr="00160EAC" w:rsidR="00337815" w:rsidP="00337815" w:rsidRDefault="00337815" w14:paraId="00936F16" w14:textId="44DAB676">
      <w:pPr>
        <w:keepNext w:val="1"/>
        <w:keepLines w:val="1"/>
        <w:spacing w:before="160" w:after="80"/>
        <w:outlineLvl w:val="2"/>
        <w:rPr>
          <w:rFonts w:ascii="Aptos" w:hAnsi="Aptos" w:eastAsia="Times New Roman" w:cs="Times New Roman"/>
          <w:color w:val="0F4761"/>
          <w:sz w:val="28"/>
          <w:szCs w:val="28"/>
        </w:rPr>
      </w:pPr>
      <w:r w:rsidRPr="68D58537" w:rsidR="00337815">
        <w:rPr>
          <w:rFonts w:ascii="Aptos" w:hAnsi="Aptos" w:eastAsia="Times New Roman" w:cs="Times New Roman"/>
          <w:color w:val="0F4761" w:themeColor="accent1" w:themeTint="FF" w:themeShade="BF"/>
          <w:sz w:val="28"/>
          <w:szCs w:val="28"/>
        </w:rPr>
        <w:t>5.4.1 Activity: T</w:t>
      </w:r>
      <w:r w:rsidRPr="68D58537" w:rsidR="00337815">
        <w:rPr>
          <w:rFonts w:ascii="Aptos" w:hAnsi="Aptos" w:eastAsia="Times New Roman" w:cs="Times New Roman"/>
          <w:color w:val="0F4761" w:themeColor="accent1" w:themeTint="FF" w:themeShade="BF"/>
          <w:sz w:val="28"/>
          <w:szCs w:val="28"/>
        </w:rPr>
        <w:t>WU</w:t>
      </w:r>
      <w:r w:rsidRPr="68D58537" w:rsidR="00337815">
        <w:rPr>
          <w:rFonts w:ascii="Aptos" w:hAnsi="Aptos" w:eastAsia="Times New Roman" w:cs="Times New Roman"/>
          <w:color w:val="0F4761" w:themeColor="accent1" w:themeTint="FF" w:themeShade="BF"/>
          <w:sz w:val="28"/>
          <w:szCs w:val="28"/>
        </w:rPr>
        <w:t>’s Learning Community</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Pr="00160EAC" w:rsidR="00337815" w:rsidTr="3B3ACD07" w14:paraId="77B0488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331951B8" w14:textId="77777777">
            <w:pPr>
              <w:spacing w:before="16" w:after="64"/>
              <w:rPr>
                <w:rFonts w:ascii="Aptos" w:hAnsi="Aptos" w:eastAsia="Aptos" w:cs="Times New Roman"/>
                <w:sz w:val="24"/>
                <w:szCs w:val="24"/>
              </w:rPr>
            </w:pPr>
          </w:p>
          <w:p w:rsidRPr="00160EAC" w:rsidR="00337815" w:rsidP="68D58537" w:rsidRDefault="00337815" w14:paraId="6D60D88F" w14:textId="21DF5B87">
            <w:pPr>
              <w:pStyle w:val="ListBullet"/>
              <w:spacing w:line="240" w:lineRule="auto"/>
              <w:rPr/>
            </w:pPr>
            <w:r w:rsidRPr="3B3ACD07" w:rsidR="00337815">
              <w:rPr>
                <w:b w:val="1"/>
                <w:bCs w:val="1"/>
              </w:rPr>
              <w:t>Read</w:t>
            </w:r>
            <w:r w:rsidR="00337815">
              <w:rPr/>
              <w:t xml:space="preserve">: </w:t>
            </w:r>
            <w:r w:rsidR="00337815">
              <w:rPr/>
              <w:t>Take a moment to re</w:t>
            </w:r>
            <w:r w:rsidR="00337815">
              <w:rPr/>
              <w:t xml:space="preserve">read the course </w:t>
            </w:r>
            <w:r w:rsidR="00337815">
              <w:rPr/>
              <w:t xml:space="preserve">description </w:t>
            </w:r>
            <w:r w:rsidR="00337815">
              <w:rPr/>
              <w:t>for this course:</w:t>
            </w:r>
          </w:p>
          <w:p w:rsidRPr="00160EAC" w:rsidR="00337815" w:rsidP="00985101" w:rsidRDefault="00337815" w14:paraId="3760CDB0" w14:textId="634CD1D7">
            <w:pPr>
              <w:spacing w:before="100" w:after="100"/>
              <w:ind w:left="480" w:right="480"/>
              <w:rPr>
                <w:rFonts w:ascii="Aptos" w:hAnsi="Aptos" w:eastAsia="Aptos" w:cs="Times New Roman"/>
                <w:sz w:val="24"/>
                <w:szCs w:val="24"/>
              </w:rPr>
            </w:pPr>
            <w:r w:rsidRPr="68D58537" w:rsidR="00337815">
              <w:rPr>
                <w:rFonts w:ascii="Aptos" w:hAnsi="Aptos" w:eastAsia="Aptos" w:cs="Times New Roman"/>
                <w:sz w:val="24"/>
                <w:szCs w:val="24"/>
              </w:rPr>
              <w:t xml:space="preserve">Introduces theories and competencies related to learning and thriving in a digital world. Explores how learners are situated in </w:t>
            </w:r>
            <w:r w:rsidRPr="68D58537" w:rsidR="00337815">
              <w:rPr>
                <w:rFonts w:ascii="Aptos" w:hAnsi="Aptos" w:eastAsia="Aptos" w:cs="Times New Roman"/>
                <w:sz w:val="24"/>
                <w:szCs w:val="24"/>
              </w:rPr>
              <w:t>“</w:t>
            </w:r>
            <w:r w:rsidRPr="68D58537" w:rsidR="00337815">
              <w:rPr>
                <w:rFonts w:ascii="Aptos" w:hAnsi="Aptos" w:eastAsia="Aptos" w:cs="Times New Roman"/>
                <w:sz w:val="24"/>
                <w:szCs w:val="24"/>
              </w:rPr>
              <w:t>the digital</w:t>
            </w:r>
            <w:r w:rsidRPr="68D58537" w:rsidR="00337815">
              <w:rPr>
                <w:rFonts w:ascii="Aptos" w:hAnsi="Aptos" w:eastAsia="Aptos" w:cs="Times New Roman"/>
                <w:sz w:val="24"/>
                <w:szCs w:val="24"/>
              </w:rPr>
              <w:t>”</w:t>
            </w:r>
            <w:r w:rsidRPr="68D58537" w:rsidR="00337815">
              <w:rPr>
                <w:rFonts w:ascii="Aptos" w:hAnsi="Aptos" w:eastAsia="Aptos" w:cs="Times New Roman"/>
                <w:sz w:val="24"/>
                <w:szCs w:val="24"/>
              </w:rPr>
              <w:t xml:space="preserve"> throughout their lives and how they can use digital technologies to enhance and enrich their experience of learning, working, and playing. Learners will begin to build a curated digital footprint, </w:t>
            </w:r>
            <w:r w:rsidRPr="68D58537" w:rsidR="00337815">
              <w:rPr>
                <w:rFonts w:ascii="Aptos" w:hAnsi="Aptos" w:eastAsia="Aptos" w:cs="Times New Roman"/>
                <w:sz w:val="24"/>
                <w:szCs w:val="24"/>
              </w:rPr>
              <w:t>initiate</w:t>
            </w:r>
            <w:r w:rsidRPr="68D58537" w:rsidR="00337815">
              <w:rPr>
                <w:rFonts w:ascii="Aptos" w:hAnsi="Aptos" w:eastAsia="Aptos" w:cs="Times New Roman"/>
                <w:sz w:val="24"/>
                <w:szCs w:val="24"/>
              </w:rPr>
              <w:t xml:space="preserve"> and develop personal and professional learning networks; develop competencies to allow them to evaluate and choose digital platforms and tools that are safe and ethical; and explore how to use digital technologies to discover, curate, connect, and share knowledge with their communities.</w:t>
            </w:r>
          </w:p>
          <w:p w:rsidRPr="00160EAC" w:rsidR="00337815" w:rsidP="00985101" w:rsidRDefault="00337815" w14:paraId="17BFB22E" w14:textId="77777777">
            <w:pPr>
              <w:spacing w:before="180" w:after="180"/>
              <w:rPr>
                <w:rFonts w:ascii="Aptos" w:hAnsi="Aptos" w:eastAsia="Aptos" w:cs="Times New Roman"/>
                <w:sz w:val="24"/>
                <w:szCs w:val="24"/>
              </w:rPr>
            </w:pPr>
            <w:r w:rsidRPr="00160EAC">
              <w:rPr>
                <w:rFonts w:ascii="Aptos" w:hAnsi="Aptos" w:eastAsia="Aptos" w:cs="Times New Roman"/>
                <w:sz w:val="24"/>
                <w:szCs w:val="24"/>
              </w:rPr>
              <w:t>Next, focus on two key course learning outcomes:</w:t>
            </w:r>
          </w:p>
          <w:p w:rsidRPr="00260FD5" w:rsidR="00337815" w:rsidP="68D58537" w:rsidRDefault="00337815" w14:paraId="30234F00" w14:textId="77777777">
            <w:pPr>
              <w:pStyle w:val="ListBullet"/>
              <w:spacing w:line="240" w:lineRule="auto"/>
              <w:rPr/>
            </w:pPr>
            <w:r w:rsidR="00337815">
              <w:rPr/>
              <w:t>Develop personal and professional learning networks to discover and share knowledge, collaborate with others, and become engaged digital global citizens.</w:t>
            </w:r>
          </w:p>
          <w:p w:rsidRPr="00260FD5" w:rsidR="00337815" w:rsidP="68D58537" w:rsidRDefault="00337815" w14:paraId="559A86FE" w14:textId="77777777">
            <w:pPr>
              <w:pStyle w:val="ListBullet"/>
              <w:spacing w:line="240" w:lineRule="auto"/>
              <w:rPr/>
            </w:pPr>
            <w:r w:rsidR="00337815">
              <w:rPr/>
              <w:t>Create inclusive digital communities which embody a sense of belonging, connection, and Christian hospitality.</w:t>
            </w:r>
          </w:p>
          <w:p w:rsidRPr="00160EAC" w:rsidR="00337815" w:rsidP="00985101" w:rsidRDefault="00337815" w14:paraId="2439AFDE" w14:textId="4115F45C">
            <w:pPr>
              <w:spacing w:before="180" w:after="180"/>
              <w:rPr>
                <w:rFonts w:ascii="Aptos" w:hAnsi="Aptos" w:eastAsia="Aptos" w:cs="Times New Roman"/>
                <w:sz w:val="24"/>
                <w:szCs w:val="24"/>
              </w:rPr>
            </w:pPr>
            <w:r w:rsidRPr="00160EAC" w:rsidR="00337815">
              <w:rPr>
                <w:rFonts w:ascii="Aptos" w:hAnsi="Aptos" w:eastAsia="Aptos" w:cs="Times New Roman"/>
                <w:sz w:val="24"/>
                <w:szCs w:val="24"/>
              </w:rPr>
              <w:t xml:space="preserve">Finally, </w:t>
            </w:r>
            <w:r w:rsidRPr="00160EAC" w:rsidR="00337815">
              <w:rPr>
                <w:rFonts w:ascii="Aptos" w:hAnsi="Aptos" w:eastAsia="Aptos" w:cs="Times New Roman"/>
                <w:sz w:val="24"/>
                <w:szCs w:val="24"/>
              </w:rPr>
              <w:t xml:space="preserve">take a look</w:t>
            </w:r>
            <w:r w:rsidRPr="00160EAC" w:rsidR="00337815">
              <w:rPr>
                <w:rFonts w:ascii="Aptos" w:hAnsi="Aptos" w:eastAsia="Aptos" w:cs="Times New Roman"/>
                <w:sz w:val="24"/>
                <w:szCs w:val="24"/>
              </w:rPr>
              <w:t xml:space="preserve"> at Trinity’s </w:t>
            </w:r>
            <w:r w:rsidRPr="68D58537" w:rsidR="00836218">
              <w:rPr>
                <w:i w:val="1"/>
                <w:iCs w:val="1"/>
                <w:kern w:val="2"/>
                <w:sz w:val="24"/>
                <w:szCs w:val="24"/>
                <w:lang w:val="en-CA" w:eastAsia="en-US"/>
                <w14:ligatures w14:val="standardContextual"/>
              </w:rPr>
              <w:fldChar w:fldCharType="begin"/>
            </w:r>
            <w:r w:rsidRPr="68D58537" w:rsidR="00836218">
              <w:rPr>
                <w:i w:val="1"/>
                <w:iCs w:val="1"/>
              </w:rPr>
              <w:instrText>HYPERLINK "https://www.twu.ca/life-twu" \h</w:instrText>
            </w:r>
            <w:r w:rsidRPr="00677832" w:rsidR="00836218">
              <w:rPr>
                <w:i/>
                <w:iCs/>
              </w:rPr>
            </w:r>
            <w:r w:rsidRPr="68D58537" w:rsidR="00836218">
              <w:rPr>
                <w:i w:val="1"/>
                <w:iCs w:val="1"/>
                <w:kern w:val="2"/>
                <w:sz w:val="24"/>
                <w:szCs w:val="24"/>
                <w:lang w:val="en-CA" w:eastAsia="en-US"/>
                <w14:ligatures w14:val="standardContextual"/>
              </w:rPr>
              <w:fldChar w:fldCharType="separate"/>
            </w:r>
            <w:r w:rsidRPr="68D58537" w:rsidR="00337815">
              <w:rPr>
                <w:rFonts w:ascii="Aptos" w:hAnsi="Aptos" w:eastAsia="Aptos" w:cs="Times New Roman"/>
                <w:i w:val="1"/>
                <w:iCs w:val="1"/>
                <w:color w:val="156082"/>
              </w:rPr>
              <w:t>Life at TWU</w:t>
            </w:r>
            <w:r w:rsidRPr="68D58537" w:rsidR="00836218">
              <w:rPr>
                <w:rFonts w:ascii="Aptos" w:hAnsi="Aptos" w:eastAsia="Aptos" w:cs="Times New Roman"/>
                <w:i w:val="1"/>
                <w:iCs w:val="1"/>
                <w:color w:val="156082"/>
                <w:kern w:val="2"/>
                <w:sz w:val="24"/>
                <w:szCs w:val="24"/>
                <w:lang w:val="en-CA" w:eastAsia="en-US"/>
                <w14:ligatures w14:val="standardContextual"/>
              </w:rPr>
              <w:fldChar w:fldCharType="end"/>
            </w:r>
            <w:r w:rsidRPr="00160EAC" w:rsidR="00337815">
              <w:rPr>
                <w:rFonts w:ascii="Aptos" w:hAnsi="Aptos" w:eastAsia="Aptos" w:cs="Times New Roman"/>
                <w:sz w:val="24"/>
                <w:szCs w:val="24"/>
              </w:rPr>
              <w:t xml:space="preserve"> </w:t>
            </w:r>
            <w:r w:rsidR="004E4243">
              <w:rPr>
                <w:rFonts w:ascii="Aptos" w:hAnsi="Aptos" w:eastAsia="Aptos" w:cs="Times New Roman"/>
              </w:rPr>
              <w:fldChar w:fldCharType="begin"/>
            </w:r>
            <w:r w:rsidR="005E1157">
              <w:rPr>
                <w:rFonts w:ascii="Aptos" w:hAnsi="Aptos" w:eastAsia="Aptos" w:cs="Times New Roman"/>
                <w:sz w:val="24"/>
                <w:szCs w:val="24"/>
              </w:rPr>
              <w:instrText xml:space="preserve"> ADDIN ZOTERO_ITEM CSL_CITATION {"citationID":"af92v51i79","properties":{"formattedCitation":"(n.d.-a)","plainCitation":"(n.d.-a)","noteIndex":0},"citationItems":[{"id":1973,"uris":["http://zotero.org/users/14693029/items/JKVS3BKB"],"itemData":{"id":1973,"type":"webpage","language":"en","title":"Life at TWU","URL":"https://www.twu.ca/life-twu","author":[{"family":"Trinity Western University","given":""}]},"label":"page","suppress-author":true}],"schema":"https://github.com/citation-style-language/schema/raw/master/csl-citation.json"} </w:instrText>
            </w:r>
            <w:r w:rsidR="004E4243">
              <w:rPr>
                <w:rFonts w:ascii="Aptos" w:hAnsi="Aptos" w:eastAsia="Aptos" w:cs="Times New Roman"/>
              </w:rPr>
              <w:fldChar w:fldCharType="separate"/>
            </w:r>
            <w:r w:rsidRPr="68D58537" w:rsidR="005E1157">
              <w:rPr>
                <w:rFonts w:ascii="Aptos" w:hAnsi="Aptos" w:cs="Times New Roman"/>
                <w:sz w:val="24"/>
                <w:szCs w:val="24"/>
              </w:rPr>
              <w:t>(n.d.-a)</w:t>
            </w:r>
            <w:r w:rsidR="004E4243">
              <w:rPr>
                <w:rFonts w:ascii="Aptos" w:hAnsi="Aptos" w:eastAsia="Aptos" w:cs="Times New Roman"/>
              </w:rPr>
              <w:fldChar w:fldCharType="end"/>
            </w:r>
            <w:r w:rsidR="00836E3C">
              <w:rPr>
                <w:rFonts w:ascii="Aptos" w:hAnsi="Aptos" w:eastAsia="Aptos" w:cs="Times New Roman"/>
              </w:rPr>
              <w:t xml:space="preserve"> </w:t>
            </w:r>
            <w:r w:rsidRPr="00160EAC" w:rsidR="00337815">
              <w:rPr>
                <w:rFonts w:ascii="Aptos" w:hAnsi="Aptos" w:eastAsia="Aptos" w:cs="Times New Roman"/>
                <w:sz w:val="24"/>
                <w:szCs w:val="24"/>
              </w:rPr>
              <w:t>website.</w:t>
            </w:r>
          </w:p>
          <w:p w:rsidRPr="00160EAC" w:rsidR="00337815" w:rsidP="00985101" w:rsidRDefault="00337815" w14:paraId="541C9936" w14:textId="77777777">
            <w:pPr>
              <w:spacing w:before="100" w:after="100"/>
              <w:ind w:left="480" w:right="480"/>
              <w:rPr>
                <w:rFonts w:ascii="Aptos" w:hAnsi="Aptos" w:eastAsia="Aptos" w:cs="Times New Roman"/>
                <w:sz w:val="24"/>
                <w:szCs w:val="24"/>
              </w:rPr>
            </w:pPr>
            <w:r w:rsidRPr="00160EAC">
              <w:rPr>
                <w:rFonts w:ascii="Aptos" w:hAnsi="Aptos" w:eastAsia="Aptos" w:cs="Times New Roman"/>
                <w:sz w:val="24"/>
                <w:szCs w:val="24"/>
              </w:rPr>
              <w:t>We invite all TWU students to connect, thrive, and serve in a dynamic, Christ-</w:t>
            </w:r>
            <w:proofErr w:type="spellStart"/>
            <w:r w:rsidRPr="00160EAC">
              <w:rPr>
                <w:rFonts w:ascii="Aptos" w:hAnsi="Aptos" w:eastAsia="Aptos" w:cs="Times New Roman"/>
                <w:sz w:val="24"/>
                <w:szCs w:val="24"/>
              </w:rPr>
              <w:t>centred</w:t>
            </w:r>
            <w:proofErr w:type="spellEnd"/>
            <w:r w:rsidRPr="00160EAC">
              <w:rPr>
                <w:rFonts w:ascii="Aptos" w:hAnsi="Aptos" w:eastAsia="Aptos" w:cs="Times New Roman"/>
                <w:sz w:val="24"/>
                <w:szCs w:val="24"/>
              </w:rPr>
              <w:t xml:space="preserve"> learning community where they can develop as maturing disciples, thoughtful global citizens, and compassionate servant leaders. </w:t>
            </w:r>
            <w:r w:rsidRPr="00160EAC">
              <w:rPr>
                <w:rFonts w:ascii="Aptos" w:hAnsi="Aptos" w:eastAsia="Aptos" w:cs="Times New Roman"/>
                <w:i/>
                <w:iCs/>
                <w:sz w:val="24"/>
                <w:szCs w:val="24"/>
              </w:rPr>
              <w:t>Experience life and learning here.</w:t>
            </w:r>
          </w:p>
          <w:p w:rsidRPr="001F2FE7" w:rsidR="00337815" w:rsidP="68D58537" w:rsidRDefault="00337815" w14:paraId="682E83FB" w14:textId="19D49D0D">
            <w:pPr>
              <w:pStyle w:val="ListBullet"/>
              <w:spacing w:line="240" w:lineRule="auto"/>
              <w:rPr>
                <w:rFonts w:ascii="Aptos" w:hAnsi="Aptos" w:eastAsia="Aptos" w:cs="Times New Roman"/>
                <w:sz w:val="24"/>
                <w:szCs w:val="24"/>
              </w:rPr>
            </w:pPr>
            <w:r w:rsidRPr="68D58537" w:rsidR="00337815">
              <w:rPr>
                <w:rFonts w:ascii="Aptos" w:hAnsi="Aptos" w:eastAsia="Aptos" w:cs="Times New Roman"/>
                <w:b w:val="1"/>
                <w:bCs w:val="1"/>
                <w:sz w:val="24"/>
                <w:szCs w:val="24"/>
              </w:rPr>
              <w:t>Reflect</w:t>
            </w:r>
            <w:r w:rsidRPr="68D58537" w:rsidR="00337815">
              <w:rPr>
                <w:rFonts w:ascii="Aptos" w:hAnsi="Aptos" w:eastAsia="Aptos" w:cs="Times New Roman"/>
                <w:sz w:val="24"/>
                <w:szCs w:val="24"/>
              </w:rPr>
              <w:t xml:space="preserve">: </w:t>
            </w:r>
            <w:r w:rsidRPr="68D58537" w:rsidR="00337815">
              <w:rPr>
                <w:rFonts w:ascii="Aptos" w:hAnsi="Aptos" w:eastAsia="Aptos" w:cs="Times New Roman"/>
                <w:sz w:val="24"/>
                <w:szCs w:val="24"/>
              </w:rPr>
              <w:t xml:space="preserve">How might you connect, thrive, and serve through your connections and contributions online, </w:t>
            </w:r>
            <w:r w:rsidRPr="68D58537" w:rsidR="7D948D31">
              <w:rPr>
                <w:rFonts w:ascii="Aptos" w:hAnsi="Aptos" w:eastAsia="Aptos" w:cs="Times New Roman"/>
                <w:sz w:val="24"/>
                <w:szCs w:val="24"/>
              </w:rPr>
              <w:t>and if applicable,</w:t>
            </w:r>
            <w:r w:rsidRPr="68D58537" w:rsidR="00337815">
              <w:rPr>
                <w:rFonts w:ascii="Aptos" w:hAnsi="Aptos" w:eastAsia="Aptos" w:cs="Times New Roman"/>
                <w:sz w:val="24"/>
                <w:szCs w:val="24"/>
              </w:rPr>
              <w:t xml:space="preserve"> on campus?</w:t>
            </w:r>
          </w:p>
          <w:p w:rsidRPr="00160EAC" w:rsidR="00337815" w:rsidP="00985101" w:rsidRDefault="00337815" w14:paraId="5B8A2C71" w14:textId="77777777">
            <w:pPr>
              <w:spacing w:before="180" w:after="180"/>
              <w:rPr>
                <w:rFonts w:ascii="Aptos" w:hAnsi="Aptos" w:eastAsia="Aptos" w:cs="Times New Roman"/>
                <w:sz w:val="24"/>
                <w:szCs w:val="24"/>
              </w:rPr>
            </w:pPr>
            <w:r w:rsidRPr="68D58537" w:rsidR="00337815">
              <w:rPr>
                <w:rFonts w:ascii="Aptos" w:hAnsi="Aptos" w:eastAsia="Aptos" w:cs="Times New Roman"/>
                <w:sz w:val="24"/>
                <w:szCs w:val="24"/>
              </w:rPr>
              <w:t xml:space="preserve">What experiences have you had so far in connecting with your peers and getting to know the TWU community? If you have not </w:t>
            </w:r>
            <w:r w:rsidRPr="68D58537" w:rsidR="00337815">
              <w:rPr>
                <w:rFonts w:ascii="Aptos" w:hAnsi="Aptos" w:eastAsia="Aptos" w:cs="Times New Roman"/>
                <w:sz w:val="24"/>
                <w:szCs w:val="24"/>
              </w:rPr>
              <w:t>participated</w:t>
            </w:r>
            <w:r w:rsidRPr="68D58537" w:rsidR="00337815">
              <w:rPr>
                <w:rFonts w:ascii="Aptos" w:hAnsi="Aptos" w:eastAsia="Aptos" w:cs="Times New Roman"/>
                <w:sz w:val="24"/>
                <w:szCs w:val="24"/>
              </w:rPr>
              <w:t xml:space="preserve"> in the engagement opportunities presented in this course (Discourse, WordPress blog), take the time now to connect!</w:t>
            </w:r>
          </w:p>
          <w:p w:rsidR="00337815" w:rsidP="00985101" w:rsidRDefault="00337815" w14:paraId="0CCD640B" w14:textId="77777777">
            <w:pPr>
              <w:spacing w:before="180" w:after="180"/>
              <w:rPr>
                <w:rFonts w:ascii="Aptos" w:hAnsi="Aptos" w:eastAsia="Aptos" w:cs="Times New Roman"/>
                <w:sz w:val="24"/>
                <w:szCs w:val="24"/>
              </w:rPr>
            </w:pPr>
            <w:r w:rsidRPr="68D58537" w:rsidR="00337815">
              <w:rPr>
                <w:rFonts w:ascii="Aptos" w:hAnsi="Aptos" w:eastAsia="Aptos" w:cs="Times New Roman"/>
                <w:b w:val="1"/>
                <w:bCs w:val="1"/>
                <w:sz w:val="24"/>
                <w:szCs w:val="24"/>
              </w:rPr>
              <w:t>TWU on Social Media</w:t>
            </w:r>
            <w:r w:rsidRPr="68D58537" w:rsidR="00337815">
              <w:rPr>
                <w:rFonts w:ascii="Aptos" w:hAnsi="Aptos" w:eastAsia="Aptos" w:cs="Times New Roman"/>
                <w:sz w:val="24"/>
                <w:szCs w:val="24"/>
              </w:rPr>
              <w:t xml:space="preserve"> </w:t>
            </w:r>
          </w:p>
          <w:p w:rsidR="00337815" w:rsidP="00985101" w:rsidRDefault="00337815" w14:paraId="3E83BB69" w14:textId="2FC2B835">
            <w:pPr>
              <w:spacing w:before="180" w:after="180"/>
              <w:rPr>
                <w:rFonts w:ascii="Aptos" w:hAnsi="Aptos" w:eastAsia="Aptos" w:cs="Times New Roman"/>
                <w:sz w:val="24"/>
                <w:szCs w:val="24"/>
              </w:rPr>
            </w:pPr>
            <w:r w:rsidRPr="3B3ACD07" w:rsidR="00337815">
              <w:rPr>
                <w:rFonts w:ascii="Aptos" w:hAnsi="Aptos" w:eastAsia="Aptos" w:cs="Times New Roman"/>
                <w:sz w:val="24"/>
                <w:szCs w:val="24"/>
              </w:rPr>
              <w:t xml:space="preserve">Here are some other websites </w:t>
            </w:r>
            <w:r w:rsidRPr="3B3ACD07" w:rsidR="00337815">
              <w:rPr>
                <w:rFonts w:ascii="Aptos" w:hAnsi="Aptos" w:eastAsia="Aptos" w:cs="Times New Roman"/>
                <w:sz w:val="24"/>
                <w:szCs w:val="24"/>
              </w:rPr>
              <w:t>you</w:t>
            </w:r>
            <w:r w:rsidRPr="3B3ACD07" w:rsidR="00337815">
              <w:rPr>
                <w:rFonts w:ascii="Aptos" w:hAnsi="Aptos" w:eastAsia="Aptos" w:cs="Times New Roman"/>
                <w:sz w:val="24"/>
                <w:szCs w:val="24"/>
              </w:rPr>
              <w:t xml:space="preserve"> m</w:t>
            </w:r>
            <w:r w:rsidRPr="3B3ACD07" w:rsidR="00337815">
              <w:rPr>
                <w:rFonts w:ascii="Aptos" w:hAnsi="Aptos" w:eastAsia="Aptos" w:cs="Times New Roman"/>
                <w:sz w:val="24"/>
                <w:szCs w:val="24"/>
              </w:rPr>
              <w:t>ight</w:t>
            </w:r>
            <w:r w:rsidRPr="3B3ACD07" w:rsidR="00337815">
              <w:rPr>
                <w:rFonts w:ascii="Aptos" w:hAnsi="Aptos" w:eastAsia="Aptos" w:cs="Times New Roman"/>
                <w:sz w:val="24"/>
                <w:szCs w:val="24"/>
              </w:rPr>
              <w:t xml:space="preserve"> want to check out for more about the TWU </w:t>
            </w:r>
            <w:r w:rsidRPr="3B3ACD07" w:rsidR="00337815">
              <w:rPr>
                <w:rFonts w:ascii="Aptos" w:hAnsi="Aptos" w:eastAsia="Aptos" w:cs="Times New Roman"/>
                <w:sz w:val="24"/>
                <w:szCs w:val="24"/>
              </w:rPr>
              <w:t>community</w:t>
            </w:r>
            <w:r w:rsidRPr="3B3ACD07" w:rsidR="00337815">
              <w:rPr>
                <w:rFonts w:ascii="Aptos" w:hAnsi="Aptos" w:eastAsia="Aptos" w:cs="Times New Roman"/>
                <w:sz w:val="24"/>
                <w:szCs w:val="24"/>
              </w:rPr>
              <w:t>:</w:t>
            </w:r>
          </w:p>
          <w:p w:rsidRPr="001163CD" w:rsidR="00337815" w:rsidP="68D58537" w:rsidRDefault="00337815" w14:paraId="5EB97493" w14:textId="77777777">
            <w:pPr>
              <w:pStyle w:val="ListBullet2"/>
              <w:spacing w:line="240" w:lineRule="auto"/>
              <w:rPr>
                <w:color w:val="156082"/>
                <w:rPrChange w:author="" w16du:dateUtc="2024-08-16T06:37:00Z" w:id="999814247">
                  <w:rPr/>
                </w:rPrChange>
              </w:rPr>
            </w:pPr>
            <w:ins w:author="Deb Troendle-Scott" w:date="2024-08-05T15:57:00Z" w16du:dateUtc="2024-08-05T07:57:00Z" w:id="1697">
              <w:r w:rsidRPr="68D58537">
                <w:rPr>
                  <w:color w:val="156082" w:themeColor="accent1" w:themeTint="FF" w:themeShade="FF"/>
                  <w:lang w:val="en-CA" w:eastAsia="en-US"/>
                </w:rPr>
                <w:fldChar w:fldCharType="begin"/>
              </w:r>
              <w:r w:rsidRPr="68D58537">
                <w:rPr>
                  <w:color w:val="156082" w:themeColor="accent1" w:themeTint="FF" w:themeShade="FF"/>
                </w:rPr>
                <w:instrText xml:space="preserve">HYPERLINK "../facebook.com/trinitywestern"</w:instrText>
              </w:r>
              <w:r w:rsidRPr="00677832">
                <w:rPr>
                  <w:color w:val="156082"/>
                </w:rPr>
              </w:r>
              <w:r w:rsidRPr="68D58537">
                <w:rPr>
                  <w:color w:val="156082" w:themeColor="accent1" w:themeTint="FF" w:themeShade="FF"/>
                  <w:lang w:val="en-CA" w:eastAsia="en-US"/>
                </w:rPr>
                <w:fldChar w:fldCharType="separate"/>
              </w:r>
            </w:ins>
            <w:r w:rsidRPr="001163CD" w:rsidR="00337815">
              <w:rPr>
                <w:color w:val="156082"/>
              </w:rPr>
              <w:t>TWU Facebook</w:t>
            </w:r>
            <w:ins w:author="Deb Troendle-Scott" w:date="2024-08-05T15:57:00Z" w16du:dateUtc="2024-08-05T07:57:00Z" w:id="1697">
              <w:r w:rsidRPr="68D58537">
                <w:rPr>
                  <w:color w:val="156082" w:themeColor="accent1" w:themeTint="FF" w:themeShade="FF"/>
                  <w:lang w:val="en-CA" w:eastAsia="en-US"/>
                </w:rPr>
                <w:fldChar w:fldCharType="end"/>
              </w:r>
            </w:ins>
          </w:p>
          <w:p w:rsidR="00337815" w:rsidP="68D58537" w:rsidRDefault="00337815" w14:paraId="0BBA058B" w14:textId="550F79E3">
            <w:pPr>
              <w:pStyle w:val="ListBullet2"/>
              <w:spacing w:line="240" w:lineRule="auto"/>
              <w:rPr/>
            </w:pPr>
            <w:r>
              <w:fldChar w:fldCharType="begin"/>
            </w:r>
            <w:ins w:author="Deb Troendle-Scott" w:date="2024-08-05T15:57:00Z" w:id="1670060772">
              <w:r>
                <w:instrText xml:space="preserve">HYPERLINK "../twitter.com/trinitywestern" \h </w:instrText>
              </w:r>
            </w:ins>
            <w:del w:author="Deb Troendle-Scott" w:date="2024-08-05T15:57:00Z" w:id="1435945484">
              <w:r>
                <w:delInstrText xml:space="preserve">HYPERLINK "../twitter.com/trinitywestern" \h</w:delInstrText>
              </w:r>
            </w:del>
            <w:r>
              <w:fldChar w:fldCharType="separate"/>
            </w:r>
            <w:r w:rsidRPr="68D58537" w:rsidR="00337815">
              <w:rPr>
                <w:color w:val="156082" w:themeColor="accent1" w:themeTint="FF" w:themeShade="FF"/>
              </w:rPr>
              <w:t>X (Twitter)</w:t>
            </w:r>
            <w:r w:rsidRPr="68D58537">
              <w:rPr>
                <w:color w:val="156082" w:themeColor="accent1" w:themeTint="FF" w:themeShade="FF"/>
              </w:rPr>
              <w:fldChar w:fldCharType="end"/>
            </w:r>
            <w:r w:rsidR="00337815">
              <w:rPr/>
              <w:t xml:space="preserve"> </w:t>
            </w:r>
          </w:p>
          <w:p w:rsidRPr="00160EAC" w:rsidR="00337815" w:rsidP="68D58537" w:rsidRDefault="00337815" w14:paraId="7A736CAD" w14:textId="64E8369E">
            <w:pPr>
              <w:pStyle w:val="ListBullet2"/>
              <w:spacing w:line="240" w:lineRule="auto"/>
              <w:rPr>
                <w:color w:val="156082" w:themeColor="accent1" w:themeTint="FF" w:themeShade="FF"/>
              </w:rPr>
            </w:pPr>
            <w:r>
              <w:fldChar w:fldCharType="begin"/>
            </w:r>
            <w:r>
              <w:instrText xml:space="preserve">HYPERLINK "../instagram.com/trinitywestern" \h</w:instrText>
            </w:r>
            <w:r>
              <w:fldChar w:fldCharType="separate"/>
            </w:r>
            <w:r w:rsidRPr="68D58537" w:rsidR="00337815">
              <w:rPr>
                <w:color w:val="156082" w:themeColor="accent1" w:themeTint="FF" w:themeShade="FF"/>
              </w:rPr>
              <w:t>Instagram</w:t>
            </w:r>
            <w:r w:rsidRPr="68D58537">
              <w:rPr>
                <w:color w:val="156082" w:themeColor="accent1" w:themeTint="FF" w:themeShade="FF"/>
              </w:rPr>
              <w:fldChar w:fldCharType="end"/>
            </w:r>
          </w:p>
          <w:p w:rsidRPr="00160EAC" w:rsidR="00337815" w:rsidP="68D58537" w:rsidRDefault="00337815" w14:paraId="391D181E" w14:textId="6416FBDA">
            <w:pPr>
              <w:pStyle w:val="ListBullet"/>
              <w:spacing w:line="240" w:lineRule="auto"/>
              <w:rPr/>
            </w:pPr>
            <w:r w:rsidRPr="68D58537" w:rsidR="00337815">
              <w:rPr>
                <w:b w:val="1"/>
                <w:bCs w:val="1"/>
              </w:rPr>
              <w:t>Write</w:t>
            </w:r>
            <w:r w:rsidR="00337815">
              <w:rPr/>
              <w:t xml:space="preserve">: </w:t>
            </w:r>
            <w:r w:rsidR="005E1157">
              <w:rPr/>
              <w:t>J</w:t>
            </w:r>
            <w:r w:rsidR="00337815">
              <w:rPr/>
              <w:t>ot down your responses to the following questions</w:t>
            </w:r>
            <w:r w:rsidR="005E1157">
              <w:rPr/>
              <w:t xml:space="preserve"> </w:t>
            </w:r>
            <w:r w:rsidR="005E1157">
              <w:rPr/>
              <w:t>i</w:t>
            </w:r>
            <w:r w:rsidR="005E1157">
              <w:rPr/>
              <w:t xml:space="preserve">n your </w:t>
            </w:r>
            <w:r w:rsidR="005E1157">
              <w:rPr/>
              <w:t>r</w:t>
            </w:r>
            <w:r w:rsidR="005E1157">
              <w:rPr/>
              <w:t xml:space="preserve">eflective </w:t>
            </w:r>
            <w:r w:rsidR="005E1157">
              <w:rPr/>
              <w:t>j</w:t>
            </w:r>
            <w:r w:rsidR="005E1157">
              <w:rPr/>
              <w:t>ournal (Obsidian)</w:t>
            </w:r>
            <w:r w:rsidR="00337815">
              <w:rPr/>
              <w:t>:</w:t>
            </w:r>
          </w:p>
          <w:p w:rsidRPr="00160EAC" w:rsidR="00337815" w:rsidP="68D58537" w:rsidRDefault="00337815" w14:paraId="2C3306B3" w14:textId="77777777">
            <w:pPr>
              <w:pStyle w:val="ListBullet2"/>
              <w:spacing w:line="240" w:lineRule="auto"/>
              <w:rPr/>
            </w:pPr>
            <w:r w:rsidR="00337815">
              <w:rPr/>
              <w:t>What are your personal and academic goals for making connections at TWU?</w:t>
            </w:r>
          </w:p>
          <w:p w:rsidRPr="00160EAC" w:rsidR="00337815" w:rsidP="68D58537" w:rsidRDefault="00337815" w14:paraId="3C94C5AA" w14:textId="77777777">
            <w:pPr>
              <w:pStyle w:val="ListBullet2"/>
              <w:spacing w:line="240" w:lineRule="auto"/>
              <w:rPr/>
            </w:pPr>
            <w:r w:rsidR="00337815">
              <w:rPr/>
              <w:t>What steps will you take to make those connections?</w:t>
            </w:r>
          </w:p>
          <w:p w:rsidRPr="00160EAC" w:rsidR="00337815" w:rsidP="68D58537" w:rsidRDefault="00337815" w14:paraId="326FCCEC" w14:textId="77777777">
            <w:pPr>
              <w:pStyle w:val="ListBullet2"/>
              <w:spacing w:line="240" w:lineRule="auto"/>
              <w:rPr/>
            </w:pPr>
            <w:r w:rsidR="00337815">
              <w:rPr/>
              <w:t>What technology or digital skills will you need to fully engage?</w:t>
            </w:r>
          </w:p>
          <w:p w:rsidRPr="00160EAC" w:rsidR="00337815" w:rsidP="68D58537" w:rsidRDefault="00337815" w14:paraId="06153C20" w14:textId="77777777">
            <w:pPr>
              <w:pStyle w:val="ListBullet2"/>
              <w:spacing w:line="240" w:lineRule="auto"/>
              <w:rPr/>
            </w:pPr>
            <w:r w:rsidR="00337815">
              <w:rPr/>
              <w:t>How can connecting to the TWU community enhance your understanding of digital citizenship and online networking?</w:t>
            </w:r>
          </w:p>
        </w:tc>
      </w:tr>
    </w:tbl>
    <w:p w:rsidRPr="00160EAC" w:rsidR="00337815" w:rsidP="00337815" w:rsidRDefault="00337815" w14:paraId="40DC3A84" w14:textId="77777777">
      <w:pPr>
        <w:keepNext/>
        <w:keepLines/>
        <w:spacing w:before="160" w:after="80"/>
        <w:outlineLvl w:val="1"/>
        <w:rPr>
          <w:rFonts w:ascii="Aptos Display" w:hAnsi="Aptos Display" w:eastAsia="Times New Roman" w:cs="Times New Roman"/>
          <w:color w:val="0F4761"/>
          <w:sz w:val="32"/>
          <w:szCs w:val="32"/>
        </w:rPr>
      </w:pPr>
      <w:r w:rsidRPr="00160EAC">
        <w:rPr>
          <w:rFonts w:ascii="Aptos Display" w:hAnsi="Aptos Display" w:eastAsia="Times New Roman" w:cs="Times New Roman"/>
          <w:color w:val="0F4761"/>
          <w:sz w:val="32"/>
          <w:szCs w:val="32"/>
        </w:rPr>
        <w:t>Summary</w:t>
      </w:r>
    </w:p>
    <w:p w:rsidRPr="00160EAC" w:rsidR="00337815" w:rsidP="00337815" w:rsidRDefault="00337815" w14:paraId="5BBDA601" w14:textId="4DD305B1">
      <w:pPr>
        <w:spacing w:before="180" w:after="180" w:line="240" w:lineRule="auto"/>
        <w:rPr>
          <w:rFonts w:ascii="Aptos" w:hAnsi="Aptos" w:eastAsia="Aptos" w:cs="Times New Roman"/>
          <w:lang w:val="en-US"/>
        </w:rPr>
      </w:pPr>
      <w:r w:rsidRPr="3B3ACD07" w:rsidR="00337815">
        <w:rPr>
          <w:rFonts w:ascii="Aptos" w:hAnsi="Aptos" w:eastAsia="Aptos" w:cs="Times New Roman"/>
          <w:lang w:val="en-US"/>
        </w:rPr>
        <w:t>In this unit</w:t>
      </w:r>
      <w:r w:rsidRPr="3B3ACD07" w:rsidR="00337815">
        <w:rPr>
          <w:rFonts w:ascii="Aptos" w:hAnsi="Aptos" w:eastAsia="Aptos" w:cs="Times New Roman"/>
          <w:lang w:val="en-US"/>
        </w:rPr>
        <w:t xml:space="preserve"> you have had the opportunity to learn </w:t>
      </w:r>
      <w:r w:rsidRPr="3B3ACD07" w:rsidR="00337815">
        <w:rPr>
          <w:rFonts w:ascii="Aptos" w:hAnsi="Aptos" w:eastAsia="Aptos" w:cs="Times New Roman"/>
          <w:lang w:val="en-US"/>
        </w:rPr>
        <w:t>what it means to be a digital citizen, including the rights and responsibilities we should abide by. You have had the opportunity to explore and connect with an online community and have reflected on your personal and academic goals for networking. Finally, you have considered your role as a TWU student and how you might build connections with peers, faculty</w:t>
      </w:r>
      <w:r w:rsidRPr="3B3ACD07" w:rsidR="00337815">
        <w:rPr>
          <w:rFonts w:ascii="Aptos" w:hAnsi="Aptos" w:eastAsia="Aptos" w:cs="Times New Roman"/>
          <w:lang w:val="en-US"/>
        </w:rPr>
        <w:t>,</w:t>
      </w:r>
      <w:r w:rsidRPr="3B3ACD07" w:rsidR="00337815">
        <w:rPr>
          <w:rFonts w:ascii="Aptos" w:hAnsi="Aptos" w:eastAsia="Aptos" w:cs="Times New Roman"/>
          <w:lang w:val="en-US"/>
        </w:rPr>
        <w:t xml:space="preserve"> and staff</w:t>
      </w:r>
      <w:r w:rsidRPr="3B3ACD07" w:rsidR="00337815">
        <w:rPr>
          <w:rFonts w:ascii="Aptos" w:hAnsi="Aptos" w:eastAsia="Aptos" w:cs="Times New Roman"/>
          <w:lang w:val="en-US"/>
        </w:rPr>
        <w:t>.</w:t>
      </w:r>
      <w:r w:rsidRPr="3B3ACD07" w:rsidR="00337815">
        <w:rPr>
          <w:rFonts w:ascii="Aptos" w:hAnsi="Aptos" w:eastAsia="Aptos" w:cs="Times New Roman"/>
          <w:lang w:val="en-US"/>
        </w:rPr>
        <w:t xml:space="preserve"> As we move on to our final unit, consider how you might share your knowledge online and create an inclusive digital community.</w:t>
      </w:r>
    </w:p>
    <w:p w:rsidRPr="00160EAC" w:rsidR="00337815" w:rsidDel="00FC3E49" w:rsidP="00337815" w:rsidRDefault="00337815" w14:paraId="15965C38" w14:textId="2768E39E">
      <w:pPr>
        <w:keepNext w:val="1"/>
        <w:keepLines w:val="1"/>
        <w:spacing w:before="160" w:after="80"/>
        <w:outlineLvl w:val="1"/>
        <w:rPr>
          <w:rFonts w:ascii="Aptos Display" w:hAnsi="Aptos Display" w:eastAsia="Times New Roman" w:cs="Times New Roman"/>
          <w:color w:val="0F4761"/>
          <w:sz w:val="32"/>
          <w:szCs w:val="32"/>
        </w:rPr>
      </w:pPr>
    </w:p>
    <w:p w:rsidRPr="00160EAC" w:rsidR="00337815" w:rsidP="00337815" w:rsidRDefault="00337815" w14:paraId="1EBD7797" w14:textId="77777777">
      <w:pPr>
        <w:keepNext/>
        <w:keepLines/>
        <w:spacing w:before="160" w:after="80"/>
        <w:outlineLvl w:val="1"/>
        <w:rPr>
          <w:rFonts w:ascii="Aptos Display" w:hAnsi="Aptos Display" w:eastAsia="Times New Roman" w:cs="Times New Roman"/>
          <w:color w:val="0F4761"/>
          <w:sz w:val="32"/>
          <w:szCs w:val="32"/>
        </w:rPr>
      </w:pPr>
      <w:r w:rsidRPr="00160EAC">
        <w:rPr>
          <w:rFonts w:ascii="Aptos Display" w:hAnsi="Aptos Display" w:eastAsia="Times New Roman" w:cs="Times New Roman"/>
          <w:color w:val="0F4761"/>
          <w:sz w:val="32"/>
          <w:szCs w:val="32"/>
        </w:rPr>
        <w:t>Checking Your Learning</w:t>
      </w:r>
    </w:p>
    <w:tbl>
      <w:tblPr>
        <w:tblStyle w:val="Table"/>
        <w:tblW w:w="0" w:type="auto"/>
        <w:tblInd w:w="164" w:type="dxa"/>
        <w:tblBorders>
          <w:left w:val="single" w:color="EB9113" w:sz="24" w:space="0"/>
        </w:tblBorders>
        <w:tblCellMar>
          <w:left w:w="0" w:type="dxa"/>
          <w:right w:w="0" w:type="dxa"/>
        </w:tblCellMar>
        <w:tblLook w:val="0000" w:firstRow="0" w:lastRow="0" w:firstColumn="0" w:lastColumn="0" w:noHBand="0" w:noVBand="0"/>
      </w:tblPr>
      <w:tblGrid>
        <w:gridCol w:w="9166"/>
      </w:tblGrid>
      <w:tr w:rsidRPr="00160EAC" w:rsidR="00337815" w:rsidTr="65EFA36F" w14:paraId="52608AEF"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Pr="00160EAC" w:rsidR="00337815" w:rsidP="00985101" w:rsidRDefault="00337815" w14:paraId="65A193FA" w14:textId="77777777">
            <w:pPr>
              <w:spacing w:before="16" w:after="64"/>
              <w:rPr>
                <w:rFonts w:ascii="Aptos" w:hAnsi="Aptos" w:eastAsia="Aptos" w:cs="Times New Roman"/>
                <w:sz w:val="24"/>
                <w:szCs w:val="24"/>
              </w:rPr>
            </w:pPr>
          </w:p>
          <w:p w:rsidRPr="00160EAC" w:rsidR="00337815" w:rsidP="00985101" w:rsidRDefault="00337815" w14:paraId="02B6B989" w14:textId="29B0DD9B">
            <w:pPr>
              <w:spacing w:before="16" w:after="180"/>
              <w:rPr>
                <w:rFonts w:ascii="Aptos" w:hAnsi="Aptos" w:eastAsia="Aptos" w:cs="Times New Roman"/>
                <w:sz w:val="24"/>
                <w:szCs w:val="24"/>
              </w:rPr>
            </w:pPr>
            <w:r w:rsidRPr="65EFA36F" w:rsidR="00337815">
              <w:rPr>
                <w:rFonts w:ascii="Aptos" w:hAnsi="Aptos" w:eastAsia="Aptos" w:cs="Times New Roman"/>
                <w:sz w:val="24"/>
                <w:szCs w:val="24"/>
              </w:rPr>
              <w:t>Before you move on to the next unit</w:t>
            </w:r>
            <w:r w:rsidRPr="65EFA36F" w:rsidR="00337815">
              <w:rPr>
                <w:rFonts w:ascii="Aptos" w:hAnsi="Aptos" w:eastAsia="Aptos" w:cs="Times New Roman"/>
                <w:sz w:val="24"/>
                <w:szCs w:val="24"/>
              </w:rPr>
              <w:t xml:space="preserve"> check that you </w:t>
            </w:r>
            <w:r w:rsidRPr="65EFA36F" w:rsidR="00337815">
              <w:rPr>
                <w:rFonts w:ascii="Aptos" w:hAnsi="Aptos" w:eastAsia="Aptos" w:cs="Times New Roman"/>
                <w:sz w:val="24"/>
                <w:szCs w:val="24"/>
              </w:rPr>
              <w:t>are able to</w:t>
            </w:r>
            <w:r w:rsidRPr="65EFA36F" w:rsidR="00337815">
              <w:rPr>
                <w:rFonts w:ascii="Aptos" w:hAnsi="Aptos" w:eastAsia="Aptos" w:cs="Times New Roman"/>
                <w:sz w:val="24"/>
                <w:szCs w:val="24"/>
              </w:rPr>
              <w:t>:</w:t>
            </w:r>
          </w:p>
          <w:p w:rsidRPr="00160EAC" w:rsidR="00337815" w:rsidP="00337815" w:rsidRDefault="00337815" w14:paraId="36F87CD6" w14:textId="05DF6908">
            <w:pPr>
              <w:numPr>
                <w:ilvl w:val="0"/>
                <w:numId w:val="2"/>
              </w:numPr>
              <w:spacing w:before="36" w:after="36"/>
              <w:rPr>
                <w:rFonts w:ascii="Aptos" w:hAnsi="Aptos" w:eastAsia="Aptos" w:cs="Times New Roman"/>
                <w:sz w:val="24"/>
                <w:szCs w:val="24"/>
              </w:rPr>
            </w:pPr>
            <w:r w:rsidRPr="65EFA36F" w:rsidR="00337815">
              <w:rPr>
                <w:rFonts w:ascii="Aptos" w:hAnsi="Aptos" w:eastAsia="Aptos" w:cs="Times New Roman"/>
                <w:sz w:val="24"/>
                <w:szCs w:val="24"/>
              </w:rPr>
              <w:t>Discuss the dimensions of digital citizenship for work and learning in the 21st century and how these differ from the off</w:t>
            </w:r>
            <w:r w:rsidRPr="65EFA36F" w:rsidR="00337815">
              <w:rPr>
                <w:rFonts w:ascii="Aptos" w:hAnsi="Aptos" w:eastAsia="Aptos" w:cs="Times New Roman"/>
                <w:sz w:val="24"/>
                <w:szCs w:val="24"/>
              </w:rPr>
              <w:t>line environment</w:t>
            </w:r>
          </w:p>
          <w:p w:rsidRPr="00160EAC" w:rsidR="00337815" w:rsidP="00337815" w:rsidRDefault="00337815" w14:paraId="75D9DCD5" w14:textId="77777777">
            <w:pPr>
              <w:numPr>
                <w:ilvl w:val="0"/>
                <w:numId w:val="2"/>
              </w:numPr>
              <w:spacing w:before="36" w:after="36"/>
              <w:rPr>
                <w:rFonts w:ascii="Aptos" w:hAnsi="Aptos" w:eastAsia="Aptos" w:cs="Times New Roman"/>
                <w:sz w:val="24"/>
                <w:szCs w:val="24"/>
              </w:rPr>
            </w:pPr>
            <w:r w:rsidRPr="00160EAC">
              <w:rPr>
                <w:rFonts w:ascii="Aptos" w:hAnsi="Aptos" w:eastAsia="Aptos" w:cs="Times New Roman"/>
                <w:sz w:val="24"/>
                <w:szCs w:val="24"/>
              </w:rPr>
              <w:t>Outline the rights and responsibilities of a digital citizen</w:t>
            </w:r>
          </w:p>
          <w:p w:rsidRPr="00160EAC" w:rsidR="00337815" w:rsidP="00337815" w:rsidRDefault="00337815" w14:paraId="41F9C5F9" w14:textId="77777777">
            <w:pPr>
              <w:numPr>
                <w:ilvl w:val="0"/>
                <w:numId w:val="2"/>
              </w:numPr>
              <w:spacing w:before="36" w:after="36"/>
              <w:rPr>
                <w:rFonts w:ascii="Aptos" w:hAnsi="Aptos" w:eastAsia="Aptos" w:cs="Times New Roman"/>
                <w:sz w:val="24"/>
                <w:szCs w:val="24"/>
              </w:rPr>
            </w:pPr>
            <w:r w:rsidRPr="00160EAC">
              <w:rPr>
                <w:rFonts w:ascii="Aptos" w:hAnsi="Aptos" w:eastAsia="Aptos" w:cs="Times New Roman"/>
                <w:sz w:val="24"/>
                <w:szCs w:val="24"/>
              </w:rPr>
              <w:t>Explore professional online identity and networking in the field of your choice</w:t>
            </w:r>
          </w:p>
          <w:p w:rsidRPr="00160EAC" w:rsidR="00337815" w:rsidP="00337815" w:rsidRDefault="00337815" w14:paraId="262CBF32" w14:textId="77777777">
            <w:pPr>
              <w:numPr>
                <w:ilvl w:val="0"/>
                <w:numId w:val="2"/>
              </w:numPr>
              <w:spacing w:before="36" w:after="36"/>
              <w:rPr>
                <w:rFonts w:ascii="Aptos" w:hAnsi="Aptos" w:eastAsia="Aptos" w:cs="Times New Roman"/>
                <w:sz w:val="24"/>
                <w:szCs w:val="24"/>
              </w:rPr>
            </w:pPr>
            <w:r w:rsidRPr="00160EAC">
              <w:rPr>
                <w:rFonts w:ascii="Aptos" w:hAnsi="Aptos" w:eastAsia="Aptos" w:cs="Times New Roman"/>
                <w:sz w:val="24"/>
                <w:szCs w:val="24"/>
              </w:rPr>
              <w:t>Reflect on the balance between public and private in a digital world</w:t>
            </w:r>
          </w:p>
          <w:p w:rsidRPr="00160EAC" w:rsidR="00337815" w:rsidP="00337815" w:rsidRDefault="00337815" w14:paraId="1DAF9D8F" w14:textId="77777777">
            <w:pPr>
              <w:numPr>
                <w:ilvl w:val="0"/>
                <w:numId w:val="2"/>
              </w:numPr>
              <w:spacing w:before="36" w:after="36"/>
              <w:rPr>
                <w:rFonts w:ascii="Aptos" w:hAnsi="Aptos" w:eastAsia="Aptos" w:cs="Times New Roman"/>
                <w:sz w:val="24"/>
                <w:szCs w:val="24"/>
              </w:rPr>
            </w:pPr>
            <w:r w:rsidRPr="65EFA36F" w:rsidR="00337815">
              <w:rPr>
                <w:rFonts w:ascii="Aptos" w:hAnsi="Aptos" w:eastAsia="Aptos" w:cs="Times New Roman"/>
                <w:sz w:val="24"/>
                <w:szCs w:val="24"/>
              </w:rPr>
              <w:t>Evaluate a range of social media, technologies</w:t>
            </w:r>
            <w:r w:rsidRPr="65EFA36F" w:rsidR="00337815">
              <w:rPr>
                <w:rFonts w:ascii="Aptos" w:hAnsi="Aptos" w:eastAsia="Aptos" w:cs="Times New Roman"/>
                <w:sz w:val="24"/>
                <w:szCs w:val="24"/>
              </w:rPr>
              <w:t>,</w:t>
            </w:r>
            <w:r w:rsidRPr="65EFA36F" w:rsidR="00337815">
              <w:rPr>
                <w:rFonts w:ascii="Aptos" w:hAnsi="Aptos" w:eastAsia="Aptos" w:cs="Times New Roman"/>
                <w:sz w:val="24"/>
                <w:szCs w:val="24"/>
              </w:rPr>
              <w:t xml:space="preserve"> and communities </w:t>
            </w:r>
            <w:r w:rsidRPr="65EFA36F" w:rsidR="00337815">
              <w:rPr>
                <w:rFonts w:ascii="Aptos" w:hAnsi="Aptos" w:eastAsia="Aptos" w:cs="Times New Roman"/>
                <w:sz w:val="24"/>
                <w:szCs w:val="24"/>
              </w:rPr>
              <w:t>appropriate for</w:t>
            </w:r>
            <w:r w:rsidRPr="65EFA36F" w:rsidR="00337815">
              <w:rPr>
                <w:rFonts w:ascii="Aptos" w:hAnsi="Aptos" w:eastAsia="Aptos" w:cs="Times New Roman"/>
                <w:sz w:val="24"/>
                <w:szCs w:val="24"/>
              </w:rPr>
              <w:t xml:space="preserve"> supporting learning</w:t>
            </w:r>
          </w:p>
          <w:p w:rsidRPr="00160EAC" w:rsidR="00337815" w:rsidP="00337815" w:rsidRDefault="00337815" w14:paraId="753C39DB" w14:textId="77777777">
            <w:pPr>
              <w:numPr>
                <w:ilvl w:val="0"/>
                <w:numId w:val="2"/>
              </w:numPr>
              <w:spacing w:before="36" w:after="36"/>
              <w:rPr>
                <w:rFonts w:ascii="Aptos" w:hAnsi="Aptos" w:eastAsia="Aptos" w:cs="Times New Roman"/>
                <w:sz w:val="24"/>
                <w:szCs w:val="24"/>
              </w:rPr>
            </w:pPr>
            <w:r w:rsidRPr="00160EAC">
              <w:rPr>
                <w:rFonts w:ascii="Aptos" w:hAnsi="Aptos" w:eastAsia="Aptos" w:cs="Times New Roman"/>
                <w:sz w:val="24"/>
                <w:szCs w:val="24"/>
              </w:rPr>
              <w:t>Develop online learning networks to discover and share knowledge, collaborate with others, and become engaged digital global citizens</w:t>
            </w:r>
          </w:p>
          <w:p w:rsidRPr="00160EAC" w:rsidR="00337815" w:rsidP="00337815" w:rsidRDefault="00337815" w14:paraId="22848EA1" w14:textId="77777777">
            <w:pPr>
              <w:numPr>
                <w:ilvl w:val="0"/>
                <w:numId w:val="2"/>
              </w:numPr>
              <w:spacing w:before="36" w:after="36"/>
              <w:rPr>
                <w:rFonts w:ascii="Aptos" w:hAnsi="Aptos" w:eastAsia="Aptos" w:cs="Times New Roman"/>
                <w:sz w:val="24"/>
                <w:szCs w:val="24"/>
              </w:rPr>
            </w:pPr>
            <w:r w:rsidRPr="00160EAC">
              <w:rPr>
                <w:rFonts w:ascii="Aptos" w:hAnsi="Aptos" w:eastAsia="Aptos" w:cs="Times New Roman"/>
                <w:sz w:val="24"/>
                <w:szCs w:val="24"/>
              </w:rPr>
              <w:t>Consider how you might connect, thrive, and serve in the TWU learning community</w:t>
            </w:r>
          </w:p>
        </w:tc>
      </w:tr>
      <w:bookmarkEnd w:id="1375"/>
    </w:tbl>
    <w:p w:rsidR="00337815" w:rsidP="00337815" w:rsidRDefault="00337815" w14:paraId="1D121AB4" w14:textId="77777777"/>
    <w:sectPr w:rsidR="00337815">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545F8B9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A760E4" w16cex:dateUtc="2024-08-05T07:52:00Z"/>
</w16cex:commentsExtensible>
</file>

<file path=word/commentsIds.xml><?xml version="1.0" encoding="utf-8"?>
<w16cid:commentsIds xmlns:mc="http://schemas.openxmlformats.org/markup-compatibility/2006" xmlns:w16cid="http://schemas.microsoft.com/office/word/2016/wordml/cid" mc:Ignorable="w16cid">
  <w16cid:commentId w16cid:paraId="545F8B9C" w16cid:durableId="5EA760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46D49DB8"/>
    <w:lvl w:ilvl="0">
      <w:start w:val="1"/>
      <w:numFmt w:val="bullet"/>
      <w:pStyle w:val="ListBullet2"/>
      <w:lvlText w:val=""/>
      <w:lvlJc w:val="left"/>
      <w:pPr>
        <w:tabs>
          <w:tab w:val="num" w:pos="643"/>
        </w:tabs>
        <w:ind w:left="643" w:hanging="360"/>
      </w:pPr>
      <w:rPr>
        <w:rFonts w:hint="default" w:ascii="Symbol" w:hAnsi="Symbol"/>
      </w:rPr>
    </w:lvl>
  </w:abstractNum>
  <w:abstractNum w:abstractNumId="1" w15:restartNumberingAfterBreak="0">
    <w:nsid w:val="FFFFFF89"/>
    <w:multiLevelType w:val="singleLevel"/>
    <w:tmpl w:val="45648A6E"/>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000A991"/>
    <w:multiLevelType w:val="multilevel"/>
    <w:tmpl w:val="FE5EECE6"/>
    <w:lvl w:ilvl="0">
      <w:numFmt w:val="bullet"/>
      <w:lvlText w:val=""/>
      <w:lvlJc w:val="left"/>
      <w:pPr>
        <w:ind w:left="720" w:hanging="360"/>
      </w:pPr>
      <w:rPr>
        <w:rFonts w:hint="default" w:ascii="Symbol" w:hAnsi="Symbol" w:cs="Symbol"/>
      </w:rPr>
    </w:lvl>
    <w:lvl w:ilvl="1">
      <w:numFmt w:val="bullet"/>
      <w:lvlText w:val="o"/>
      <w:lvlJc w:val="left"/>
      <w:pPr>
        <w:ind w:left="1440" w:hanging="360"/>
      </w:pPr>
      <w:rPr>
        <w:rFonts w:hint="default" w:ascii="Courier New" w:hAnsi="Courier New" w:cs="Courier New"/>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3" w15:restartNumberingAfterBreak="0">
    <w:nsid w:val="00A99411"/>
    <w:multiLevelType w:val="multilevel"/>
    <w:tmpl w:val="73AAAE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2"/>
    <w:multiLevelType w:val="multilevel"/>
    <w:tmpl w:val="D8386BF4"/>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5" w15:restartNumberingAfterBreak="0">
    <w:nsid w:val="00A99413"/>
    <w:multiLevelType w:val="multilevel"/>
    <w:tmpl w:val="40A6B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6"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7" w15:restartNumberingAfterBreak="0">
    <w:nsid w:val="00A99415"/>
    <w:multiLevelType w:val="multilevel"/>
    <w:tmpl w:val="080871E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8" w15:restartNumberingAfterBreak="0">
    <w:nsid w:val="025C3CA9"/>
    <w:multiLevelType w:val="multilevel"/>
    <w:tmpl w:val="46C0C69C"/>
    <w:lvl w:ilvl="0">
      <w:numFmt w:val="bullet"/>
      <w:lvlText w:val=""/>
      <w:lvlJc w:val="left"/>
      <w:pPr>
        <w:ind w:left="720" w:hanging="360"/>
      </w:pPr>
      <w:rPr>
        <w:rFonts w:hint="default" w:ascii="Symbol" w:hAnsi="Symbol" w:cs="Symbol"/>
      </w:rPr>
    </w:lvl>
    <w:lvl w:ilvl="1">
      <w:start w:val="1"/>
      <w:numFmt w:val="bullet"/>
      <w:lvlText w:val=""/>
      <w:lvlJc w:val="left"/>
      <w:pPr>
        <w:ind w:left="1080" w:hanging="360"/>
      </w:pPr>
      <w:rPr>
        <w:rFonts w:hint="default" w:ascii="Symbol" w:hAnsi="Symbol"/>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9" w15:restartNumberingAfterBreak="0">
    <w:nsid w:val="0C3F0995"/>
    <w:multiLevelType w:val="hybridMultilevel"/>
    <w:tmpl w:val="E8D0106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0" w15:restartNumberingAfterBreak="0">
    <w:nsid w:val="14164248"/>
    <w:multiLevelType w:val="multilevel"/>
    <w:tmpl w:val="46C0C69C"/>
    <w:lvl w:ilvl="0">
      <w:numFmt w:val="bullet"/>
      <w:lvlText w:val=""/>
      <w:lvlJc w:val="left"/>
      <w:pPr>
        <w:ind w:left="720" w:hanging="360"/>
      </w:pPr>
      <w:rPr>
        <w:rFonts w:hint="default" w:ascii="Symbol" w:hAnsi="Symbol" w:cs="Symbol"/>
      </w:rPr>
    </w:lvl>
    <w:lvl w:ilvl="1">
      <w:start w:val="1"/>
      <w:numFmt w:val="bullet"/>
      <w:lvlText w:val=""/>
      <w:lvlJc w:val="left"/>
      <w:pPr>
        <w:ind w:left="1080" w:hanging="360"/>
      </w:pPr>
      <w:rPr>
        <w:rFonts w:hint="default" w:ascii="Symbol" w:hAnsi="Symbol"/>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11" w15:restartNumberingAfterBreak="0">
    <w:nsid w:val="1CCB4983"/>
    <w:multiLevelType w:val="multilevel"/>
    <w:tmpl w:val="CBCE21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E7E5F8B"/>
    <w:multiLevelType w:val="multilevel"/>
    <w:tmpl w:val="FE5EECE6"/>
    <w:lvl w:ilvl="0">
      <w:numFmt w:val="bullet"/>
      <w:lvlText w:val=""/>
      <w:lvlJc w:val="left"/>
      <w:pPr>
        <w:ind w:left="720" w:hanging="360"/>
      </w:pPr>
      <w:rPr>
        <w:rFonts w:hint="default" w:ascii="Symbol" w:hAnsi="Symbol" w:cs="Symbol"/>
      </w:rPr>
    </w:lvl>
    <w:lvl w:ilvl="1">
      <w:numFmt w:val="bullet"/>
      <w:lvlText w:val="o"/>
      <w:lvlJc w:val="left"/>
      <w:pPr>
        <w:ind w:left="1440" w:hanging="360"/>
      </w:pPr>
      <w:rPr>
        <w:rFonts w:hint="default" w:ascii="Courier New" w:hAnsi="Courier New" w:cs="Courier New"/>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13" w15:restartNumberingAfterBreak="0">
    <w:nsid w:val="43305B4A"/>
    <w:multiLevelType w:val="multilevel"/>
    <w:tmpl w:val="46C0C69C"/>
    <w:lvl w:ilvl="0">
      <w:numFmt w:val="bullet"/>
      <w:lvlText w:val=""/>
      <w:lvlJc w:val="left"/>
      <w:pPr>
        <w:ind w:left="720" w:hanging="360"/>
      </w:pPr>
      <w:rPr>
        <w:rFonts w:hint="default" w:ascii="Symbol" w:hAnsi="Symbol" w:cs="Symbol"/>
      </w:rPr>
    </w:lvl>
    <w:lvl w:ilvl="1">
      <w:start w:val="1"/>
      <w:numFmt w:val="bullet"/>
      <w:lvlText w:val=""/>
      <w:lvlJc w:val="left"/>
      <w:pPr>
        <w:ind w:left="1080" w:hanging="360"/>
      </w:pPr>
      <w:rPr>
        <w:rFonts w:hint="default" w:ascii="Symbol" w:hAnsi="Symbol"/>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14" w15:restartNumberingAfterBreak="0">
    <w:nsid w:val="4F924E96"/>
    <w:multiLevelType w:val="multilevel"/>
    <w:tmpl w:val="46C0C69C"/>
    <w:lvl w:ilvl="0">
      <w:numFmt w:val="bullet"/>
      <w:lvlText w:val=""/>
      <w:lvlJc w:val="left"/>
      <w:pPr>
        <w:ind w:left="720" w:hanging="360"/>
      </w:pPr>
      <w:rPr>
        <w:rFonts w:hint="default" w:ascii="Symbol" w:hAnsi="Symbol" w:cs="Symbol"/>
      </w:rPr>
    </w:lvl>
    <w:lvl w:ilvl="1">
      <w:start w:val="1"/>
      <w:numFmt w:val="bullet"/>
      <w:lvlText w:val=""/>
      <w:lvlJc w:val="left"/>
      <w:pPr>
        <w:ind w:left="1080" w:hanging="360"/>
      </w:pPr>
      <w:rPr>
        <w:rFonts w:hint="default" w:ascii="Symbol" w:hAnsi="Symbol"/>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15" w15:restartNumberingAfterBreak="0">
    <w:nsid w:val="58476C88"/>
    <w:multiLevelType w:val="hybridMultilevel"/>
    <w:tmpl w:val="F664F184"/>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6" w15:restartNumberingAfterBreak="0">
    <w:nsid w:val="60445464"/>
    <w:multiLevelType w:val="hybridMultilevel"/>
    <w:tmpl w:val="8960A8C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7" w15:restartNumberingAfterBreak="0">
    <w:nsid w:val="69844C6A"/>
    <w:multiLevelType w:val="hybridMultilevel"/>
    <w:tmpl w:val="68D8ACFC"/>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8" w15:restartNumberingAfterBreak="0">
    <w:nsid w:val="7E2942E1"/>
    <w:multiLevelType w:val="multilevel"/>
    <w:tmpl w:val="46C0C69C"/>
    <w:lvl w:ilvl="0">
      <w:numFmt w:val="bullet"/>
      <w:lvlText w:val=""/>
      <w:lvlJc w:val="left"/>
      <w:pPr>
        <w:ind w:left="720" w:hanging="360"/>
      </w:pPr>
      <w:rPr>
        <w:rFonts w:hint="default" w:ascii="Symbol" w:hAnsi="Symbol" w:cs="Symbol"/>
      </w:rPr>
    </w:lvl>
    <w:lvl w:ilvl="1">
      <w:start w:val="1"/>
      <w:numFmt w:val="bullet"/>
      <w:lvlText w:val=""/>
      <w:lvlJc w:val="left"/>
      <w:pPr>
        <w:ind w:left="1080" w:hanging="360"/>
      </w:pPr>
      <w:rPr>
        <w:rFonts w:hint="default" w:ascii="Symbol" w:hAnsi="Symbol"/>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num w:numId="1" w16cid:durableId="20892255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715349">
    <w:abstractNumId w:val="2"/>
  </w:num>
  <w:num w:numId="3" w16cid:durableId="14119985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74557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2153539">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3671447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38874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63020666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936402146">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1627615025">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208588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314219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72178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46178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824852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093938145">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16cid:durableId="16840853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84401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19802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211046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1365788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135994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7587483">
    <w:abstractNumId w:val="16"/>
  </w:num>
  <w:num w:numId="24" w16cid:durableId="607665245">
    <w:abstractNumId w:val="17"/>
  </w:num>
  <w:num w:numId="25" w16cid:durableId="2095658958">
    <w:abstractNumId w:val="9"/>
  </w:num>
  <w:num w:numId="26" w16cid:durableId="771390467">
    <w:abstractNumId w:val="15"/>
  </w:num>
  <w:num w:numId="27" w16cid:durableId="855966734">
    <w:abstractNumId w:val="12"/>
  </w:num>
  <w:num w:numId="28" w16cid:durableId="1371225075">
    <w:abstractNumId w:val="8"/>
  </w:num>
  <w:num w:numId="29" w16cid:durableId="1230965458">
    <w:abstractNumId w:val="14"/>
  </w:num>
  <w:num w:numId="30" w16cid:durableId="141040928">
    <w:abstractNumId w:val="10"/>
  </w:num>
  <w:num w:numId="31" w16cid:durableId="1682855096">
    <w:abstractNumId w:val="11"/>
  </w:num>
  <w:num w:numId="32" w16cid:durableId="999191037">
    <w:abstractNumId w:val="13"/>
  </w:num>
  <w:num w:numId="33" w16cid:durableId="89593860">
    <w:abstractNumId w:val="18"/>
  </w:num>
  <w:num w:numId="34" w16cid:durableId="985864365">
    <w:abstractNumId w:val="1"/>
  </w:num>
  <w:num w:numId="35" w16cid:durableId="1848326765">
    <w:abstractNumId w:val="0"/>
  </w:num>
  <w:num w:numId="36" w16cid:durableId="285816955">
    <w:abstractNumId w:val="1"/>
  </w:num>
  <w:num w:numId="37" w16cid:durableId="1806581311">
    <w:abstractNumId w:val="0"/>
  </w:num>
  <w:num w:numId="38" w16cid:durableId="91983040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 Troendle-Scott">
    <w15:presenceInfo w15:providerId="None" w15:userId="Deb Troendle-Scott"/>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D90"/>
    <w:rsid w:val="000148C0"/>
    <w:rsid w:val="000204DA"/>
    <w:rsid w:val="000216DA"/>
    <w:rsid w:val="00047A47"/>
    <w:rsid w:val="000538CE"/>
    <w:rsid w:val="00060261"/>
    <w:rsid w:val="00066EAF"/>
    <w:rsid w:val="000737CC"/>
    <w:rsid w:val="000757BF"/>
    <w:rsid w:val="00076D9B"/>
    <w:rsid w:val="00082968"/>
    <w:rsid w:val="00087888"/>
    <w:rsid w:val="000A886A"/>
    <w:rsid w:val="000AB9A3"/>
    <w:rsid w:val="000B1433"/>
    <w:rsid w:val="000B2485"/>
    <w:rsid w:val="000B2C93"/>
    <w:rsid w:val="000E06E1"/>
    <w:rsid w:val="000E580D"/>
    <w:rsid w:val="000F28FC"/>
    <w:rsid w:val="000F2CB5"/>
    <w:rsid w:val="000F7A44"/>
    <w:rsid w:val="000F7DE1"/>
    <w:rsid w:val="00110456"/>
    <w:rsid w:val="001163CD"/>
    <w:rsid w:val="00120911"/>
    <w:rsid w:val="00133988"/>
    <w:rsid w:val="001448F8"/>
    <w:rsid w:val="00177FFB"/>
    <w:rsid w:val="00181AAA"/>
    <w:rsid w:val="0018632F"/>
    <w:rsid w:val="0019178D"/>
    <w:rsid w:val="001920D8"/>
    <w:rsid w:val="001A058D"/>
    <w:rsid w:val="001C4B2A"/>
    <w:rsid w:val="001E0AC8"/>
    <w:rsid w:val="001E7BE5"/>
    <w:rsid w:val="001F2FE7"/>
    <w:rsid w:val="00203D6C"/>
    <w:rsid w:val="0020406A"/>
    <w:rsid w:val="0020677B"/>
    <w:rsid w:val="002131F9"/>
    <w:rsid w:val="002132D0"/>
    <w:rsid w:val="002326B7"/>
    <w:rsid w:val="002449FC"/>
    <w:rsid w:val="00246634"/>
    <w:rsid w:val="00254FE8"/>
    <w:rsid w:val="00257C9F"/>
    <w:rsid w:val="00260FD5"/>
    <w:rsid w:val="00267AA3"/>
    <w:rsid w:val="00273F1D"/>
    <w:rsid w:val="00274C29"/>
    <w:rsid w:val="00293461"/>
    <w:rsid w:val="00295ED0"/>
    <w:rsid w:val="002A355D"/>
    <w:rsid w:val="002A3A94"/>
    <w:rsid w:val="002A5413"/>
    <w:rsid w:val="002A59C8"/>
    <w:rsid w:val="002B1E25"/>
    <w:rsid w:val="002B2385"/>
    <w:rsid w:val="002B2E6B"/>
    <w:rsid w:val="002E6290"/>
    <w:rsid w:val="002F2BAB"/>
    <w:rsid w:val="002F7EA0"/>
    <w:rsid w:val="00333E0C"/>
    <w:rsid w:val="003340ED"/>
    <w:rsid w:val="00334EB5"/>
    <w:rsid w:val="00337815"/>
    <w:rsid w:val="003444CF"/>
    <w:rsid w:val="00353311"/>
    <w:rsid w:val="003537CC"/>
    <w:rsid w:val="0037388D"/>
    <w:rsid w:val="00384E72"/>
    <w:rsid w:val="00394F25"/>
    <w:rsid w:val="003A660F"/>
    <w:rsid w:val="003B05AD"/>
    <w:rsid w:val="003B31C3"/>
    <w:rsid w:val="003B7D53"/>
    <w:rsid w:val="003D0D45"/>
    <w:rsid w:val="003D3D65"/>
    <w:rsid w:val="003D3FC5"/>
    <w:rsid w:val="003E14B2"/>
    <w:rsid w:val="003F42B8"/>
    <w:rsid w:val="003F6F08"/>
    <w:rsid w:val="00430629"/>
    <w:rsid w:val="00440093"/>
    <w:rsid w:val="00441D1E"/>
    <w:rsid w:val="00454984"/>
    <w:rsid w:val="004564E0"/>
    <w:rsid w:val="0046100B"/>
    <w:rsid w:val="004619BC"/>
    <w:rsid w:val="00465527"/>
    <w:rsid w:val="00473579"/>
    <w:rsid w:val="004746CD"/>
    <w:rsid w:val="00477787"/>
    <w:rsid w:val="0049582C"/>
    <w:rsid w:val="004A346B"/>
    <w:rsid w:val="004C6E7C"/>
    <w:rsid w:val="004D278F"/>
    <w:rsid w:val="004D3364"/>
    <w:rsid w:val="004E4243"/>
    <w:rsid w:val="004E60A8"/>
    <w:rsid w:val="00502154"/>
    <w:rsid w:val="00532EE1"/>
    <w:rsid w:val="005427DE"/>
    <w:rsid w:val="005638D1"/>
    <w:rsid w:val="005646F4"/>
    <w:rsid w:val="00566327"/>
    <w:rsid w:val="00573B50"/>
    <w:rsid w:val="00581D1A"/>
    <w:rsid w:val="005857DB"/>
    <w:rsid w:val="00585C05"/>
    <w:rsid w:val="005951F2"/>
    <w:rsid w:val="005B374B"/>
    <w:rsid w:val="005C1557"/>
    <w:rsid w:val="005E1157"/>
    <w:rsid w:val="005E3538"/>
    <w:rsid w:val="005E5915"/>
    <w:rsid w:val="005F2187"/>
    <w:rsid w:val="00605C92"/>
    <w:rsid w:val="006249AA"/>
    <w:rsid w:val="006251D7"/>
    <w:rsid w:val="00627E08"/>
    <w:rsid w:val="006416C7"/>
    <w:rsid w:val="006550FD"/>
    <w:rsid w:val="00663614"/>
    <w:rsid w:val="0066437F"/>
    <w:rsid w:val="00666F40"/>
    <w:rsid w:val="0067690E"/>
    <w:rsid w:val="00676EE4"/>
    <w:rsid w:val="00677832"/>
    <w:rsid w:val="00683438"/>
    <w:rsid w:val="00686BC0"/>
    <w:rsid w:val="006873F1"/>
    <w:rsid w:val="006908E1"/>
    <w:rsid w:val="0069605E"/>
    <w:rsid w:val="006964C5"/>
    <w:rsid w:val="006B080A"/>
    <w:rsid w:val="006B6950"/>
    <w:rsid w:val="006C7E1D"/>
    <w:rsid w:val="006D0666"/>
    <w:rsid w:val="006F3641"/>
    <w:rsid w:val="007045B7"/>
    <w:rsid w:val="00712D27"/>
    <w:rsid w:val="00745841"/>
    <w:rsid w:val="00750D5D"/>
    <w:rsid w:val="007513EB"/>
    <w:rsid w:val="00753E70"/>
    <w:rsid w:val="00755142"/>
    <w:rsid w:val="0076606B"/>
    <w:rsid w:val="00766969"/>
    <w:rsid w:val="00767A0C"/>
    <w:rsid w:val="00771199"/>
    <w:rsid w:val="00773685"/>
    <w:rsid w:val="00774064"/>
    <w:rsid w:val="007775CE"/>
    <w:rsid w:val="00787AB4"/>
    <w:rsid w:val="007A4F1E"/>
    <w:rsid w:val="007A75D2"/>
    <w:rsid w:val="007B33E7"/>
    <w:rsid w:val="007C2A67"/>
    <w:rsid w:val="007E6430"/>
    <w:rsid w:val="00800437"/>
    <w:rsid w:val="008008A4"/>
    <w:rsid w:val="00801B85"/>
    <w:rsid w:val="00804806"/>
    <w:rsid w:val="0082131F"/>
    <w:rsid w:val="00833DEA"/>
    <w:rsid w:val="00834592"/>
    <w:rsid w:val="00834A54"/>
    <w:rsid w:val="00836218"/>
    <w:rsid w:val="00836E3C"/>
    <w:rsid w:val="00841B2C"/>
    <w:rsid w:val="008440E0"/>
    <w:rsid w:val="00847516"/>
    <w:rsid w:val="0084776E"/>
    <w:rsid w:val="0085395A"/>
    <w:rsid w:val="0085560C"/>
    <w:rsid w:val="00867299"/>
    <w:rsid w:val="00881958"/>
    <w:rsid w:val="00883322"/>
    <w:rsid w:val="00887901"/>
    <w:rsid w:val="0089314E"/>
    <w:rsid w:val="0089718F"/>
    <w:rsid w:val="008B0DE6"/>
    <w:rsid w:val="008C14F5"/>
    <w:rsid w:val="008C3741"/>
    <w:rsid w:val="008C5719"/>
    <w:rsid w:val="008C5EFA"/>
    <w:rsid w:val="008D56CF"/>
    <w:rsid w:val="008D6785"/>
    <w:rsid w:val="008E63F2"/>
    <w:rsid w:val="008F4B6B"/>
    <w:rsid w:val="008F5274"/>
    <w:rsid w:val="008F764A"/>
    <w:rsid w:val="00901841"/>
    <w:rsid w:val="00913098"/>
    <w:rsid w:val="009168A3"/>
    <w:rsid w:val="00941FEC"/>
    <w:rsid w:val="00950767"/>
    <w:rsid w:val="00954946"/>
    <w:rsid w:val="009612DA"/>
    <w:rsid w:val="0096735D"/>
    <w:rsid w:val="00967BBB"/>
    <w:rsid w:val="009801B1"/>
    <w:rsid w:val="00981101"/>
    <w:rsid w:val="00990AED"/>
    <w:rsid w:val="009938D6"/>
    <w:rsid w:val="0099619A"/>
    <w:rsid w:val="009969A6"/>
    <w:rsid w:val="009B3DB0"/>
    <w:rsid w:val="009C3AE4"/>
    <w:rsid w:val="009E0E08"/>
    <w:rsid w:val="009E2591"/>
    <w:rsid w:val="009E6B9D"/>
    <w:rsid w:val="009F3B51"/>
    <w:rsid w:val="00A044B8"/>
    <w:rsid w:val="00A11148"/>
    <w:rsid w:val="00A11CDE"/>
    <w:rsid w:val="00A32796"/>
    <w:rsid w:val="00A337BA"/>
    <w:rsid w:val="00A423A8"/>
    <w:rsid w:val="00A42A39"/>
    <w:rsid w:val="00A501EF"/>
    <w:rsid w:val="00A52071"/>
    <w:rsid w:val="00A53DF0"/>
    <w:rsid w:val="00A55476"/>
    <w:rsid w:val="00A57CF6"/>
    <w:rsid w:val="00A60804"/>
    <w:rsid w:val="00A6189A"/>
    <w:rsid w:val="00A67E9F"/>
    <w:rsid w:val="00A7334C"/>
    <w:rsid w:val="00A810D7"/>
    <w:rsid w:val="00A90AA5"/>
    <w:rsid w:val="00AA26C7"/>
    <w:rsid w:val="00AA3FF3"/>
    <w:rsid w:val="00AA5420"/>
    <w:rsid w:val="00AA6D76"/>
    <w:rsid w:val="00AB015F"/>
    <w:rsid w:val="00AC556A"/>
    <w:rsid w:val="00AD1906"/>
    <w:rsid w:val="00AE30A6"/>
    <w:rsid w:val="00AF529D"/>
    <w:rsid w:val="00B03D90"/>
    <w:rsid w:val="00B04BED"/>
    <w:rsid w:val="00B07C6E"/>
    <w:rsid w:val="00B32576"/>
    <w:rsid w:val="00B40DA7"/>
    <w:rsid w:val="00B40FB2"/>
    <w:rsid w:val="00B41BA1"/>
    <w:rsid w:val="00B47379"/>
    <w:rsid w:val="00B50039"/>
    <w:rsid w:val="00B565FD"/>
    <w:rsid w:val="00B57741"/>
    <w:rsid w:val="00B6724D"/>
    <w:rsid w:val="00B75EBF"/>
    <w:rsid w:val="00B7636E"/>
    <w:rsid w:val="00B92E5B"/>
    <w:rsid w:val="00B93D42"/>
    <w:rsid w:val="00B96E29"/>
    <w:rsid w:val="00BC1BF6"/>
    <w:rsid w:val="00BC4C00"/>
    <w:rsid w:val="00BD4719"/>
    <w:rsid w:val="00BD57A4"/>
    <w:rsid w:val="00BE2677"/>
    <w:rsid w:val="00C15233"/>
    <w:rsid w:val="00C16BE6"/>
    <w:rsid w:val="00C2414B"/>
    <w:rsid w:val="00C35075"/>
    <w:rsid w:val="00C402DC"/>
    <w:rsid w:val="00C46BB0"/>
    <w:rsid w:val="00C4717B"/>
    <w:rsid w:val="00C67A64"/>
    <w:rsid w:val="00C73C7F"/>
    <w:rsid w:val="00C8111A"/>
    <w:rsid w:val="00C83DC3"/>
    <w:rsid w:val="00C91D19"/>
    <w:rsid w:val="00C96CC0"/>
    <w:rsid w:val="00CA1194"/>
    <w:rsid w:val="00CA7232"/>
    <w:rsid w:val="00CB091C"/>
    <w:rsid w:val="00CB604F"/>
    <w:rsid w:val="00CB7A00"/>
    <w:rsid w:val="00CB7D13"/>
    <w:rsid w:val="00CC05B7"/>
    <w:rsid w:val="00CC2C72"/>
    <w:rsid w:val="00CD199C"/>
    <w:rsid w:val="00CD72CC"/>
    <w:rsid w:val="00CE672B"/>
    <w:rsid w:val="00CE7896"/>
    <w:rsid w:val="00CF0DC3"/>
    <w:rsid w:val="00D01689"/>
    <w:rsid w:val="00D11EFE"/>
    <w:rsid w:val="00D22E7E"/>
    <w:rsid w:val="00D26D8C"/>
    <w:rsid w:val="00D27F85"/>
    <w:rsid w:val="00D355AA"/>
    <w:rsid w:val="00D4763B"/>
    <w:rsid w:val="00D50AE5"/>
    <w:rsid w:val="00D532EF"/>
    <w:rsid w:val="00D67743"/>
    <w:rsid w:val="00D7126B"/>
    <w:rsid w:val="00D765AE"/>
    <w:rsid w:val="00D863E7"/>
    <w:rsid w:val="00D94EC2"/>
    <w:rsid w:val="00DC5357"/>
    <w:rsid w:val="00DC5F10"/>
    <w:rsid w:val="00DD07DA"/>
    <w:rsid w:val="00DE0BD4"/>
    <w:rsid w:val="00DE42EA"/>
    <w:rsid w:val="00DF05D6"/>
    <w:rsid w:val="00DF5376"/>
    <w:rsid w:val="00DF6CA2"/>
    <w:rsid w:val="00E05D3C"/>
    <w:rsid w:val="00E11E6B"/>
    <w:rsid w:val="00E23157"/>
    <w:rsid w:val="00E2317B"/>
    <w:rsid w:val="00E34045"/>
    <w:rsid w:val="00E34CE8"/>
    <w:rsid w:val="00E3727A"/>
    <w:rsid w:val="00E622E6"/>
    <w:rsid w:val="00E700EC"/>
    <w:rsid w:val="00E80C85"/>
    <w:rsid w:val="00E90CA4"/>
    <w:rsid w:val="00E95F1E"/>
    <w:rsid w:val="00EA43F6"/>
    <w:rsid w:val="00EA612A"/>
    <w:rsid w:val="00EC5118"/>
    <w:rsid w:val="00ED19CD"/>
    <w:rsid w:val="00EE20F1"/>
    <w:rsid w:val="00EE2832"/>
    <w:rsid w:val="00F008A0"/>
    <w:rsid w:val="00F0574F"/>
    <w:rsid w:val="00F20382"/>
    <w:rsid w:val="00F204A1"/>
    <w:rsid w:val="00F22A09"/>
    <w:rsid w:val="00F306C4"/>
    <w:rsid w:val="00F40E09"/>
    <w:rsid w:val="00F64CA1"/>
    <w:rsid w:val="00F656F6"/>
    <w:rsid w:val="00F74FF4"/>
    <w:rsid w:val="00F918E9"/>
    <w:rsid w:val="00F9509B"/>
    <w:rsid w:val="00FA4912"/>
    <w:rsid w:val="00FA6B6C"/>
    <w:rsid w:val="00FB1C79"/>
    <w:rsid w:val="00FB235E"/>
    <w:rsid w:val="00FB443A"/>
    <w:rsid w:val="00FB7A69"/>
    <w:rsid w:val="00FC3E49"/>
    <w:rsid w:val="00FC7568"/>
    <w:rsid w:val="00FE01B0"/>
    <w:rsid w:val="00FF6CC8"/>
    <w:rsid w:val="034A72DE"/>
    <w:rsid w:val="0464C9FB"/>
    <w:rsid w:val="04EB3EF0"/>
    <w:rsid w:val="0973C2A7"/>
    <w:rsid w:val="0AB36DA1"/>
    <w:rsid w:val="0B2053BB"/>
    <w:rsid w:val="0BA486B9"/>
    <w:rsid w:val="0BBB528E"/>
    <w:rsid w:val="105E624B"/>
    <w:rsid w:val="10A56CA3"/>
    <w:rsid w:val="11C6DBF9"/>
    <w:rsid w:val="1375FF1F"/>
    <w:rsid w:val="157C6A12"/>
    <w:rsid w:val="1AB1A0A6"/>
    <w:rsid w:val="1EA73337"/>
    <w:rsid w:val="1EDC4D1F"/>
    <w:rsid w:val="1FB771E5"/>
    <w:rsid w:val="205CA287"/>
    <w:rsid w:val="20B562EB"/>
    <w:rsid w:val="20F47305"/>
    <w:rsid w:val="2158690B"/>
    <w:rsid w:val="21E72800"/>
    <w:rsid w:val="228CFFD7"/>
    <w:rsid w:val="23760D34"/>
    <w:rsid w:val="2555713A"/>
    <w:rsid w:val="25811A56"/>
    <w:rsid w:val="27F175EA"/>
    <w:rsid w:val="2A124141"/>
    <w:rsid w:val="2A5207EE"/>
    <w:rsid w:val="2AA4E493"/>
    <w:rsid w:val="2AEB2C07"/>
    <w:rsid w:val="2B663A4C"/>
    <w:rsid w:val="2C5D263F"/>
    <w:rsid w:val="2D9BF1E6"/>
    <w:rsid w:val="2F89E5CB"/>
    <w:rsid w:val="3092A23B"/>
    <w:rsid w:val="33A695F1"/>
    <w:rsid w:val="33C2FE09"/>
    <w:rsid w:val="344B6353"/>
    <w:rsid w:val="3553536C"/>
    <w:rsid w:val="3A41C1E7"/>
    <w:rsid w:val="3B08D45B"/>
    <w:rsid w:val="3B3ACD07"/>
    <w:rsid w:val="3C331840"/>
    <w:rsid w:val="3C77DBF8"/>
    <w:rsid w:val="3D7FEC6B"/>
    <w:rsid w:val="3EF8D749"/>
    <w:rsid w:val="414519D5"/>
    <w:rsid w:val="439B038C"/>
    <w:rsid w:val="4722D671"/>
    <w:rsid w:val="47437C7C"/>
    <w:rsid w:val="48F541E5"/>
    <w:rsid w:val="4931220E"/>
    <w:rsid w:val="496A5E48"/>
    <w:rsid w:val="49C8E1DA"/>
    <w:rsid w:val="4C4EFE75"/>
    <w:rsid w:val="4C71F9CD"/>
    <w:rsid w:val="4D5A2B2F"/>
    <w:rsid w:val="4E1A0E71"/>
    <w:rsid w:val="52431044"/>
    <w:rsid w:val="528A39A1"/>
    <w:rsid w:val="530A8C29"/>
    <w:rsid w:val="53C17428"/>
    <w:rsid w:val="54100C5F"/>
    <w:rsid w:val="57D44823"/>
    <w:rsid w:val="5A748697"/>
    <w:rsid w:val="5D9C5B89"/>
    <w:rsid w:val="5E452E0B"/>
    <w:rsid w:val="618AE344"/>
    <w:rsid w:val="61AEBB1A"/>
    <w:rsid w:val="634FD478"/>
    <w:rsid w:val="636E5576"/>
    <w:rsid w:val="65EFA36F"/>
    <w:rsid w:val="68D58537"/>
    <w:rsid w:val="69526B08"/>
    <w:rsid w:val="69FF60F9"/>
    <w:rsid w:val="6ADA2156"/>
    <w:rsid w:val="6C06A29B"/>
    <w:rsid w:val="6CFBF761"/>
    <w:rsid w:val="6D1FA9A4"/>
    <w:rsid w:val="6F1AAEB5"/>
    <w:rsid w:val="6F280147"/>
    <w:rsid w:val="6F94484F"/>
    <w:rsid w:val="70F74FED"/>
    <w:rsid w:val="71ACD14C"/>
    <w:rsid w:val="7399588B"/>
    <w:rsid w:val="74D535C0"/>
    <w:rsid w:val="769C15C6"/>
    <w:rsid w:val="783CD935"/>
    <w:rsid w:val="796976B3"/>
    <w:rsid w:val="7AE1CBF6"/>
    <w:rsid w:val="7D787365"/>
    <w:rsid w:val="7D948D31"/>
    <w:rsid w:val="7D951665"/>
    <w:rsid w:val="7E5F0F97"/>
    <w:rsid w:val="7F70736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85C3"/>
  <w15:chartTrackingRefBased/>
  <w15:docId w15:val="{72E77F6F-6DF4-4CA9-86C1-B209014826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0C85"/>
  </w:style>
  <w:style w:type="paragraph" w:styleId="Heading1">
    <w:name w:val="heading 1"/>
    <w:basedOn w:val="Normal"/>
    <w:next w:val="Normal"/>
    <w:link w:val="Heading1Char"/>
    <w:uiPriority w:val="9"/>
    <w:qFormat/>
    <w:rsid w:val="00B03D9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3D9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3D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3D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03D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3D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3D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3D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3D9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03D9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03D9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B03D9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B03D9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sid w:val="00B03D9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03D9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03D9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03D9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03D90"/>
    <w:rPr>
      <w:rFonts w:eastAsiaTheme="majorEastAsia" w:cstheme="majorBidi"/>
      <w:color w:val="272727" w:themeColor="text1" w:themeTint="D8"/>
    </w:rPr>
  </w:style>
  <w:style w:type="paragraph" w:styleId="Title">
    <w:name w:val="Title"/>
    <w:basedOn w:val="Normal"/>
    <w:next w:val="Normal"/>
    <w:link w:val="TitleChar"/>
    <w:uiPriority w:val="10"/>
    <w:qFormat/>
    <w:rsid w:val="00B03D9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03D9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03D9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03D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3D90"/>
    <w:pPr>
      <w:spacing w:before="160"/>
      <w:jc w:val="center"/>
    </w:pPr>
    <w:rPr>
      <w:i/>
      <w:iCs/>
      <w:color w:val="404040" w:themeColor="text1" w:themeTint="BF"/>
    </w:rPr>
  </w:style>
  <w:style w:type="character" w:styleId="QuoteChar" w:customStyle="1">
    <w:name w:val="Quote Char"/>
    <w:basedOn w:val="DefaultParagraphFont"/>
    <w:link w:val="Quote"/>
    <w:uiPriority w:val="29"/>
    <w:rsid w:val="00B03D90"/>
    <w:rPr>
      <w:i/>
      <w:iCs/>
      <w:color w:val="404040" w:themeColor="text1" w:themeTint="BF"/>
    </w:rPr>
  </w:style>
  <w:style w:type="paragraph" w:styleId="ListParagraph">
    <w:name w:val="List Paragraph"/>
    <w:basedOn w:val="Normal"/>
    <w:uiPriority w:val="34"/>
    <w:qFormat/>
    <w:rsid w:val="00B03D90"/>
    <w:pPr>
      <w:ind w:left="720"/>
      <w:contextualSpacing/>
    </w:pPr>
  </w:style>
  <w:style w:type="character" w:styleId="IntenseEmphasis">
    <w:name w:val="Intense Emphasis"/>
    <w:basedOn w:val="DefaultParagraphFont"/>
    <w:uiPriority w:val="21"/>
    <w:qFormat/>
    <w:rsid w:val="00B03D90"/>
    <w:rPr>
      <w:i/>
      <w:iCs/>
      <w:color w:val="0F4761" w:themeColor="accent1" w:themeShade="BF"/>
    </w:rPr>
  </w:style>
  <w:style w:type="paragraph" w:styleId="IntenseQuote">
    <w:name w:val="Intense Quote"/>
    <w:basedOn w:val="Normal"/>
    <w:next w:val="Normal"/>
    <w:link w:val="IntenseQuoteChar"/>
    <w:uiPriority w:val="30"/>
    <w:qFormat/>
    <w:rsid w:val="00B03D9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03D90"/>
    <w:rPr>
      <w:i/>
      <w:iCs/>
      <w:color w:val="0F4761" w:themeColor="accent1" w:themeShade="BF"/>
    </w:rPr>
  </w:style>
  <w:style w:type="character" w:styleId="IntenseReference">
    <w:name w:val="Intense Reference"/>
    <w:basedOn w:val="DefaultParagraphFont"/>
    <w:uiPriority w:val="32"/>
    <w:qFormat/>
    <w:rsid w:val="00B03D90"/>
    <w:rPr>
      <w:b/>
      <w:bCs/>
      <w:smallCaps/>
      <w:color w:val="0F4761" w:themeColor="accent1" w:themeShade="BF"/>
      <w:spacing w:val="5"/>
    </w:rPr>
  </w:style>
  <w:style w:type="paragraph" w:styleId="BodyText">
    <w:name w:val="Body Text"/>
    <w:basedOn w:val="Normal"/>
    <w:link w:val="BodyTextChar"/>
    <w:qFormat/>
    <w:rsid w:val="00B03D90"/>
    <w:pPr>
      <w:spacing w:before="180" w:after="180" w:line="240" w:lineRule="auto"/>
    </w:pPr>
    <w:rPr>
      <w:kern w:val="0"/>
      <w:lang w:val="en-US"/>
      <w14:ligatures w14:val="none"/>
    </w:rPr>
  </w:style>
  <w:style w:type="character" w:styleId="BodyTextChar" w:customStyle="1">
    <w:name w:val="Body Text Char"/>
    <w:basedOn w:val="DefaultParagraphFont"/>
    <w:link w:val="BodyText"/>
    <w:rsid w:val="00B03D90"/>
    <w:rPr>
      <w:kern w:val="0"/>
      <w:lang w:val="en-US"/>
      <w14:ligatures w14:val="none"/>
    </w:rPr>
  </w:style>
  <w:style w:type="paragraph" w:styleId="FirstParagraph" w:customStyle="1">
    <w:name w:val="First Paragraph"/>
    <w:basedOn w:val="BodyText"/>
    <w:next w:val="BodyText"/>
    <w:qFormat/>
    <w:rsid w:val="00B03D90"/>
  </w:style>
  <w:style w:type="paragraph" w:styleId="Compact" w:customStyle="1">
    <w:name w:val="Compact"/>
    <w:basedOn w:val="BodyText"/>
    <w:qFormat/>
    <w:rsid w:val="00B03D90"/>
    <w:pPr>
      <w:spacing w:before="36" w:after="36"/>
    </w:pPr>
  </w:style>
  <w:style w:type="paragraph" w:styleId="BlockText">
    <w:name w:val="Block Text"/>
    <w:basedOn w:val="BodyText"/>
    <w:next w:val="BodyText"/>
    <w:uiPriority w:val="9"/>
    <w:unhideWhenUsed/>
    <w:qFormat/>
    <w:rsid w:val="00B03D90"/>
    <w:pPr>
      <w:spacing w:before="100" w:after="100"/>
      <w:ind w:left="480" w:right="480"/>
    </w:pPr>
  </w:style>
  <w:style w:type="table" w:styleId="Table" w:customStyle="1">
    <w:name w:val="Table"/>
    <w:semiHidden/>
    <w:unhideWhenUsed/>
    <w:qFormat/>
    <w:rsid w:val="00B03D90"/>
    <w:pPr>
      <w:spacing w:after="200" w:line="240" w:lineRule="auto"/>
    </w:pPr>
    <w:rPr>
      <w:kern w:val="0"/>
      <w:sz w:val="20"/>
      <w:szCs w:val="20"/>
      <w:lang w:val="en-US" w:eastAsia="en-C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ImageCaption" w:customStyle="1">
    <w:name w:val="Image Caption"/>
    <w:basedOn w:val="Caption"/>
    <w:rsid w:val="00B03D90"/>
    <w:pPr>
      <w:spacing w:after="120"/>
    </w:pPr>
    <w:rPr>
      <w:iCs w:val="0"/>
      <w:color w:val="auto"/>
      <w:kern w:val="0"/>
      <w:sz w:val="24"/>
      <w:szCs w:val="24"/>
      <w:lang w:val="en-US"/>
      <w14:ligatures w14:val="none"/>
    </w:rPr>
  </w:style>
  <w:style w:type="character" w:styleId="Hyperlink">
    <w:name w:val="Hyperlink"/>
    <w:basedOn w:val="DefaultParagraphFont"/>
    <w:rsid w:val="00B03D90"/>
    <w:rPr>
      <w:color w:val="156082" w:themeColor="accent1"/>
    </w:rPr>
  </w:style>
  <w:style w:type="paragraph" w:styleId="Caption">
    <w:name w:val="caption"/>
    <w:basedOn w:val="Normal"/>
    <w:next w:val="Normal"/>
    <w:uiPriority w:val="35"/>
    <w:semiHidden/>
    <w:unhideWhenUsed/>
    <w:qFormat/>
    <w:rsid w:val="00B03D90"/>
    <w:pPr>
      <w:spacing w:after="200" w:line="240" w:lineRule="auto"/>
    </w:pPr>
    <w:rPr>
      <w:i/>
      <w:iCs/>
      <w:color w:val="0E2841" w:themeColor="text2"/>
      <w:sz w:val="18"/>
      <w:szCs w:val="18"/>
    </w:rPr>
  </w:style>
  <w:style w:type="paragraph" w:styleId="Revision">
    <w:name w:val="Revision"/>
    <w:hidden/>
    <w:uiPriority w:val="99"/>
    <w:semiHidden/>
    <w:rsid w:val="008440E0"/>
    <w:pPr>
      <w:spacing w:after="0" w:line="240" w:lineRule="auto"/>
    </w:pPr>
  </w:style>
  <w:style w:type="character" w:styleId="FollowedHyperlink">
    <w:name w:val="FollowedHyperlink"/>
    <w:basedOn w:val="DefaultParagraphFont"/>
    <w:uiPriority w:val="99"/>
    <w:semiHidden/>
    <w:unhideWhenUsed/>
    <w:rsid w:val="0069605E"/>
    <w:rPr>
      <w:color w:val="96607D" w:themeColor="followedHyperlink"/>
      <w:u w:val="single"/>
    </w:rPr>
  </w:style>
  <w:style w:type="character" w:styleId="UnresolvedMention">
    <w:name w:val="Unresolved Mention"/>
    <w:basedOn w:val="DefaultParagraphFont"/>
    <w:uiPriority w:val="99"/>
    <w:semiHidden/>
    <w:unhideWhenUsed/>
    <w:rsid w:val="00D22E7E"/>
    <w:rPr>
      <w:color w:val="605E5C"/>
      <w:shd w:val="clear" w:color="auto" w:fill="E1DFDD"/>
    </w:rPr>
  </w:style>
  <w:style w:type="character" w:styleId="CommentReference">
    <w:name w:val="annotation reference"/>
    <w:basedOn w:val="DefaultParagraphFont"/>
    <w:uiPriority w:val="99"/>
    <w:semiHidden/>
    <w:unhideWhenUsed/>
    <w:rsid w:val="00B75EBF"/>
    <w:rPr>
      <w:sz w:val="16"/>
      <w:szCs w:val="16"/>
    </w:rPr>
  </w:style>
  <w:style w:type="paragraph" w:styleId="CommentText">
    <w:name w:val="annotation text"/>
    <w:basedOn w:val="Normal"/>
    <w:link w:val="CommentTextChar"/>
    <w:uiPriority w:val="99"/>
    <w:unhideWhenUsed/>
    <w:rsid w:val="00B75EBF"/>
    <w:pPr>
      <w:spacing w:line="240" w:lineRule="auto"/>
    </w:pPr>
    <w:rPr>
      <w:sz w:val="20"/>
      <w:szCs w:val="20"/>
    </w:rPr>
  </w:style>
  <w:style w:type="character" w:styleId="CommentTextChar" w:customStyle="1">
    <w:name w:val="Comment Text Char"/>
    <w:basedOn w:val="DefaultParagraphFont"/>
    <w:link w:val="CommentText"/>
    <w:uiPriority w:val="99"/>
    <w:rsid w:val="00B75EBF"/>
    <w:rPr>
      <w:sz w:val="20"/>
      <w:szCs w:val="20"/>
    </w:rPr>
  </w:style>
  <w:style w:type="paragraph" w:styleId="CommentSubject">
    <w:name w:val="annotation subject"/>
    <w:basedOn w:val="CommentText"/>
    <w:next w:val="CommentText"/>
    <w:link w:val="CommentSubjectChar"/>
    <w:uiPriority w:val="99"/>
    <w:semiHidden/>
    <w:unhideWhenUsed/>
    <w:rsid w:val="00B75EBF"/>
    <w:rPr>
      <w:b/>
      <w:bCs/>
    </w:rPr>
  </w:style>
  <w:style w:type="character" w:styleId="CommentSubjectChar" w:customStyle="1">
    <w:name w:val="Comment Subject Char"/>
    <w:basedOn w:val="CommentTextChar"/>
    <w:link w:val="CommentSubject"/>
    <w:uiPriority w:val="99"/>
    <w:semiHidden/>
    <w:rsid w:val="00B75EBF"/>
    <w:rPr>
      <w:b/>
      <w:bCs/>
      <w:sz w:val="20"/>
      <w:szCs w:val="20"/>
    </w:rPr>
  </w:style>
  <w:style w:type="paragraph" w:styleId="ListBullet">
    <w:name w:val="List Bullet"/>
    <w:basedOn w:val="Normal"/>
    <w:uiPriority w:val="99"/>
    <w:unhideWhenUsed/>
    <w:rsid w:val="00337815"/>
    <w:pPr>
      <w:numPr>
        <w:numId w:val="34"/>
      </w:numPr>
      <w:spacing w:line="259" w:lineRule="auto"/>
      <w:contextualSpacing/>
    </w:pPr>
    <w:rPr>
      <w:kern w:val="0"/>
      <w:sz w:val="22"/>
      <w:szCs w:val="22"/>
      <w14:ligatures w14:val="none"/>
    </w:rPr>
  </w:style>
  <w:style w:type="paragraph" w:styleId="ListBullet2">
    <w:name w:val="List Bullet 2"/>
    <w:basedOn w:val="Normal"/>
    <w:uiPriority w:val="99"/>
    <w:unhideWhenUsed/>
    <w:rsid w:val="00337815"/>
    <w:pPr>
      <w:numPr>
        <w:numId w:val="35"/>
      </w:numPr>
      <w:spacing w:line="259" w:lineRule="auto"/>
      <w:contextualSpacing/>
    </w:pPr>
    <w:rPr>
      <w:kern w:val="0"/>
      <w:sz w:val="22"/>
      <w:szCs w:val="22"/>
      <w14:ligatures w14:val="none"/>
    </w:rPr>
  </w:style>
  <w:style w:type="paragraph" w:styleId="Bibliography">
    <w:name w:val="Bibliography"/>
    <w:basedOn w:val="Normal"/>
    <w:next w:val="Normal"/>
    <w:uiPriority w:val="37"/>
    <w:unhideWhenUsed/>
    <w:rsid w:val="00C73C7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hyperlink" Target="https://creativecommons.org/licenses/by/2.0/" TargetMode="External" Id="rId18" /><Relationship Type="http://schemas.openxmlformats.org/officeDocument/2006/relationships/customXml" Target="../customXml/item3.xml" Id="rId3" /><Relationship Type="http://schemas.openxmlformats.org/officeDocument/2006/relationships/hyperlink" Target="https://www.youtube-nocookie.com/embed/Acc4zY1sQ0o" TargetMode="Externa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yperlink" Target="https://briansolis.com/" TargetMode="External"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3.jpg" Id="rId20" /><Relationship Type="http://schemas.openxmlformats.org/officeDocument/2006/relationships/customXml" Target="../customXml/item1.xml" Id="rId1" /><Relationship Type="http://schemas.openxmlformats.org/officeDocument/2006/relationships/styles" Target="styles.xml" Id="rId6" /><Relationship Type="http://schemas.microsoft.com/office/2011/relationships/people" Target="people.xml" Id="rId24" /><Relationship Type="http://schemas.openxmlformats.org/officeDocument/2006/relationships/numbering" Target="numbering.xml" Id="rId5" /><Relationship Type="http://schemas.openxmlformats.org/officeDocument/2006/relationships/hyperlink" Target="https://www.youtube-nocookie.com/embed/SmqLyOLIjos" TargetMode="External" Id="rId15" /><Relationship Type="http://schemas.openxmlformats.org/officeDocument/2006/relationships/fontTable" Target="fontTable.xml" Id="rId23" /><Relationship Type="http://schemas.openxmlformats.org/officeDocument/2006/relationships/hyperlink" Target="https://www.youtube-nocookie.com/embed/e235JwmmEcQ" TargetMode="External" Id="rId19" /><Relationship Type="http://schemas.openxmlformats.org/officeDocument/2006/relationships/customXml" Target="../customXml/item4.xml" Id="rId4" /><Relationship Type="http://schemas.openxmlformats.org/officeDocument/2006/relationships/image" Target="media/image1.png" Id="rId9" /><Relationship Type="http://schemas.microsoft.com/office/2018/08/relationships/commentsExtensible" Target="commentsExtensible.xml" Id="rId14" /><Relationship Type="http://schemas.openxmlformats.org/officeDocument/2006/relationships/hyperlink" Target="https://www.nytimes.com/2012/11/04/education/edlife/massive-open-online-courses-are-multiplying-at-a-rapid-pace.html" TargetMode="External" Id="Ra6774a79b82a48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B38F1B60B6EA47BC78195E80293703" ma:contentTypeVersion="16" ma:contentTypeDescription="Create a new document." ma:contentTypeScope="" ma:versionID="f5eb08a2a74bde6c6084cef7a4534d2a">
  <xsd:schema xmlns:xsd="http://www.w3.org/2001/XMLSchema" xmlns:xs="http://www.w3.org/2001/XMLSchema" xmlns:p="http://schemas.microsoft.com/office/2006/metadata/properties" xmlns:ns2="49d705f2-2ccf-4334-aa50-f874a67b98f7" xmlns:ns3="c86c0f67-4c5d-441f-9bd8-74d90ef85cfe" targetNamespace="http://schemas.microsoft.com/office/2006/metadata/properties" ma:root="true" ma:fieldsID="c08355c22b2758f6a18049b30264c4e0" ns2:_="" ns3:_="">
    <xsd:import namespace="49d705f2-2ccf-4334-aa50-f874a67b98f7"/>
    <xsd:import namespace="c86c0f67-4c5d-441f-9bd8-74d90ef85c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705f2-2ccf-4334-aa50-f874a67b9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90e941-9b7d-4c07-9b13-2f4ad84e4591"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c0f67-4c5d-441f-9bd8-74d90ef85c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25aa8c-217b-47fd-ab74-dddac4fb94c9}" ma:internalName="TaxCatchAll" ma:showField="CatchAllData" ma:web="c86c0f67-4c5d-441f-9bd8-74d90ef8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d705f2-2ccf-4334-aa50-f874a67b98f7">
      <Terms xmlns="http://schemas.microsoft.com/office/infopath/2007/PartnerControls"/>
    </lcf76f155ced4ddcb4097134ff3c332f>
    <TaxCatchAll xmlns="c86c0f67-4c5d-441f-9bd8-74d90ef85cf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E27F69-B3CC-4271-BEA6-8C5AE24421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705f2-2ccf-4334-aa50-f874a67b98f7"/>
    <ds:schemaRef ds:uri="c86c0f67-4c5d-441f-9bd8-74d90ef8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3DC4DC-BF86-4419-A87F-F8F6D77A70F4}">
  <ds:schemaRefs>
    <ds:schemaRef ds:uri="http://schemas.openxmlformats.org/officeDocument/2006/bibliography"/>
  </ds:schemaRefs>
</ds:datastoreItem>
</file>

<file path=customXml/itemProps3.xml><?xml version="1.0" encoding="utf-8"?>
<ds:datastoreItem xmlns:ds="http://schemas.openxmlformats.org/officeDocument/2006/customXml" ds:itemID="{6A6A3850-66AE-4BB2-B1FC-5CB6EF6FE824}">
  <ds:schemaRefs>
    <ds:schemaRef ds:uri="http://schemas.microsoft.com/office/2006/metadata/properties"/>
    <ds:schemaRef ds:uri="http://schemas.microsoft.com/office/infopath/2007/PartnerControls"/>
    <ds:schemaRef ds:uri="49d705f2-2ccf-4334-aa50-f874a67b98f7"/>
    <ds:schemaRef ds:uri="c86c0f67-4c5d-441f-9bd8-74d90ef85cfe"/>
  </ds:schemaRefs>
</ds:datastoreItem>
</file>

<file path=customXml/itemProps4.xml><?xml version="1.0" encoding="utf-8"?>
<ds:datastoreItem xmlns:ds="http://schemas.openxmlformats.org/officeDocument/2006/customXml" ds:itemID="{1513BEB8-81C3-45DE-90EA-9450C754802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Kelly Marjanovic</cp:lastModifiedBy>
  <cp:revision>25</cp:revision>
  <dcterms:created xsi:type="dcterms:W3CDTF">2024-08-13T05:01:00Z</dcterms:created>
  <dcterms:modified xsi:type="dcterms:W3CDTF">2024-09-13T04:19:17Z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0x01010011B38F1B60B6EA47BC78195E80293703</vt:lpwstr>
  </property>
  <property fmtid="{D5CDD505-2E9C-101B-9397-08002B2CF9AE}" pid="3" name="ZOTERO_PREF_1">
    <vt:lpwstr>&lt;data data-version="3" zotero-version="6.0.36"&gt;&lt;session id="xCOOQVKR"/&gt;&lt;style id="http://www.zotero.org/styles/apa" locale="en-US" hasBibliography="1" bibliographyStyleHasBeenSet="1"/&gt;&lt;prefs&gt;&lt;pref name="fieldType" value="Field"/&gt;&lt;pref name="delayCitationU</vt:lpwstr>
  </property>
  <property fmtid="{D5CDD505-2E9C-101B-9397-08002B2CF9AE}" pid="4" name="ZOTERO_PREF_2">
    <vt:lpwstr>pdates" value="true"/&gt;&lt;pref name="dontAskDelayCitationUpdates" value="true"/&gt;&lt;/prefs&gt;&lt;/data&gt;</vt:lpwstr>
  </property>
  <property fmtid="{D5CDD505-2E9C-101B-9397-08002B2CF9AE}" pid="5" name="MediaServiceImageTags">
    <vt:lpwstr/>
  </property>
</Properties>
</file>